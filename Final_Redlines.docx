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570DE" w14:textId="77777777" w:rsidR="00FC1963" w:rsidRDefault="00EA33CD">
      <w:pPr>
        <w:pStyle w:val="Heading1"/>
      </w:pPr>
      <w:bookmarkStart w:id="0" w:name="X4a5835783bc5b3c28ea9cdb3b6221c4ff054a01"/>
      <w:r>
        <w:t>SAAS SUBSCRIPTION AGREEMENT</w:t>
      </w:r>
      <w:ins w:id="1" w:author="Comparison" w:date="2026-03-20T17:16:00Z" w16du:dateUtc="2026-03-20T21:16:00Z">
        <w:r>
          <w:t xml:space="preserve"> — PROPOSED CUSTOMER REDLINE</w:t>
        </w:r>
      </w:ins>
    </w:p>
    <w:p w14:paraId="1547C75F" w14:textId="77777777" w:rsidR="00FC1963" w:rsidRDefault="00EA33CD">
      <w:pPr>
        <w:pStyle w:val="FirstParagraph"/>
      </w:pPr>
      <w:r>
        <w:rPr>
          <w:b/>
          <w:bCs/>
        </w:rPr>
        <w:t>THIS IS A FICTIONAL DOCUMENT FOR AI/LEGAL TRAINING PURPOSES ONLY</w:t>
      </w:r>
    </w:p>
    <w:p w14:paraId="7DB84F5D" w14:textId="77777777" w:rsidR="00FC1963" w:rsidRDefault="00EA33CD">
      <w:pPr>
        <w:pStyle w:val="BlockText"/>
        <w:rPr>
          <w:ins w:id="2" w:author="Comparison" w:date="2026-03-20T17:16:00Z" w16du:dateUtc="2026-03-20T21:16:00Z"/>
        </w:rPr>
      </w:pPr>
      <w:ins w:id="3" w:author="Comparison" w:date="2026-03-20T17:16:00Z" w16du:dateUtc="2026-03-20T21:16:00Z">
        <w:r>
          <w:rPr>
            <w:b/>
            <w:bCs/>
          </w:rPr>
          <w:t>Note:</w:t>
        </w:r>
        <w:r>
          <w:t xml:space="preserve"> </w:t>
        </w:r>
        <w:r>
          <w:t>This document reflects all Tier 1 (Must Fix) and Tier 2 (Strong Push) customer-favorable redlines identified in the SkyVault Technologies Agreement review. It does not constitute legal advice and must be reviewed by qualified counsel before use in any negotiation.</w:t>
        </w:r>
      </w:ins>
    </w:p>
    <w:p w14:paraId="22C9AA68" w14:textId="77777777" w:rsidR="00FC1963" w:rsidRDefault="00EA33CD">
      <w:r>
        <w:pict w14:anchorId="65FEE6A1">
          <v:rect id="_x0000_i1025" style="width:0;height:1.5pt" o:hralign="center" o:hrstd="t" o:hr="t"/>
        </w:pict>
      </w:r>
    </w:p>
    <w:p w14:paraId="2D9B28EE" w14:textId="1072839D" w:rsidR="00FC1963" w:rsidRDefault="00EA33CD">
      <w:pPr>
        <w:pStyle w:val="FirstParagraph"/>
        <w:rPr>
          <w:ins w:id="4" w:author="Comparison" w:date="2026-03-20T17:16:00Z" w16du:dateUtc="2026-03-20T21:16:00Z"/>
        </w:rPr>
      </w:pPr>
      <w:r>
        <w:rPr>
          <w:b/>
          <w:bCs/>
        </w:rPr>
        <w:t>SkyVault Technologies, Inc. (“Provider”)</w:t>
      </w:r>
      <w:r>
        <w:t xml:space="preserve"> </w:t>
      </w:r>
      <w:del w:id="5" w:author="Comparison" w:date="2026-03-20T17:16:00Z" w16du:dateUtc="2026-03-20T21:16:00Z">
        <w:r>
          <w:delText xml:space="preserve">| </w:delText>
        </w:r>
      </w:del>
      <w:ins w:id="6" w:author="Comparison" w:date="2026-03-20T17:16:00Z" w16du:dateUtc="2026-03-20T21:16:00Z">
        <w:r>
          <w:t xml:space="preserve">and </w:t>
        </w:r>
        <w:r>
          <w:rPr>
            <w:b/>
            <w:bCs/>
          </w:rPr>
          <w:t>[Customer Legal Name] (“Customer”)</w:t>
        </w:r>
      </w:ins>
    </w:p>
    <w:p w14:paraId="347E0170" w14:textId="0B87E91E" w:rsidR="00FC1963" w:rsidRDefault="00EA33CD">
      <w:pPr>
        <w:pStyle w:val="BodyText"/>
        <w:pPrChange w:id="7" w:author="Comparison" w:date="2026-03-20T17:16:00Z" w16du:dateUtc="2026-03-20T21:16:00Z">
          <w:pPr>
            <w:pStyle w:val="FirstParagraph"/>
          </w:pPr>
        </w:pPrChange>
      </w:pPr>
      <w:r>
        <w:rPr>
          <w:b/>
          <w:rPrChange w:id="8" w:author="Comparison" w:date="2026-03-20T17:16:00Z" w16du:dateUtc="2026-03-20T21:16:00Z">
            <w:rPr/>
          </w:rPrChange>
        </w:rPr>
        <w:t>Effective Date:</w:t>
      </w:r>
      <w:r>
        <w:t xml:space="preserve"> </w:t>
      </w:r>
      <w:del w:id="9" w:author="Comparison" w:date="2026-03-20T17:16:00Z" w16du:dateUtc="2026-03-20T21:16:00Z">
        <w:r>
          <w:delText>As</w:delText>
        </w:r>
      </w:del>
      <w:ins w:id="10" w:author="Comparison" w:date="2026-03-20T17:16:00Z" w16du:dateUtc="2026-03-20T21:16:00Z">
        <w:r>
          <w:t>[Date</w:t>
        </w:r>
      </w:ins>
      <w:r>
        <w:t xml:space="preserve"> of </w:t>
      </w:r>
      <w:del w:id="11" w:author="Comparison" w:date="2026-03-20T17:16:00Z" w16du:dateUtc="2026-03-20T21:16:00Z">
        <w:r>
          <w:delText>Click-Through Acceptance</w:delText>
        </w:r>
      </w:del>
      <w:ins w:id="12" w:author="Comparison" w:date="2026-03-20T17:16:00Z" w16du:dateUtc="2026-03-20T21:16:00Z">
        <w:r>
          <w:t>Countersignature by Both Parties]</w:t>
        </w:r>
      </w:ins>
    </w:p>
    <w:p w14:paraId="6109EA65" w14:textId="77777777" w:rsidR="00FC1963" w:rsidRDefault="00EA33CD">
      <w:r>
        <w:pict w14:anchorId="7EE2A9C7">
          <v:rect id="_x0000_i1026" style="width:0;height:1.5pt" o:hralign="center" o:hrstd="t" o:hr="t"/>
        </w:pict>
      </w:r>
    </w:p>
    <w:p w14:paraId="5472142F" w14:textId="77777777" w:rsidR="00FC1963" w:rsidRDefault="00EA33CD">
      <w:pPr>
        <w:pStyle w:val="Heading2"/>
      </w:pPr>
      <w:bookmarkStart w:id="13" w:name="services"/>
      <w:r>
        <w:t>1. SERVICES</w:t>
      </w:r>
    </w:p>
    <w:p w14:paraId="377D33B4" w14:textId="7F4603A9" w:rsidR="00FC1963" w:rsidRDefault="00EA33CD">
      <w:pPr>
        <w:pStyle w:val="FirstParagraph"/>
      </w:pPr>
      <w:r>
        <w:t xml:space="preserve">Provider agrees to make the SkyVault Platform (“Services”) available to Customer </w:t>
      </w:r>
      <w:del w:id="14" w:author="Comparison" w:date="2026-03-20T17:16:00Z" w16du:dateUtc="2026-03-20T21:16:00Z">
        <w:r>
          <w:delText>on a best-efforts basis.</w:delText>
        </w:r>
      </w:del>
      <w:ins w:id="15" w:author="Comparison" w:date="2026-03-20T17:16:00Z" w16du:dateUtc="2026-03-20T21:16:00Z">
        <w:r>
          <w:t>in accordance with this Agreement.</w:t>
        </w:r>
      </w:ins>
      <w:r>
        <w:t xml:space="preserve"> Provider </w:t>
      </w:r>
      <w:del w:id="16" w:author="Comparison" w:date="2026-03-20T17:16:00Z" w16du:dateUtc="2026-03-20T21:16:00Z">
        <w:r>
          <w:delText xml:space="preserve">reserves the right to modify, suspend, or </w:delText>
        </w:r>
      </w:del>
      <w:ins w:id="17" w:author="Comparison" w:date="2026-03-20T17:16:00Z" w16du:dateUtc="2026-03-20T21:16:00Z">
        <w:r>
          <w:t xml:space="preserve">shall provide Customer with reasonable advance notice of any material modifications to the Services. Provider shall not </w:t>
        </w:r>
      </w:ins>
      <w:r>
        <w:t xml:space="preserve">discontinue </w:t>
      </w:r>
      <w:del w:id="18" w:author="Comparison" w:date="2026-03-20T17:16:00Z" w16du:dateUtc="2026-03-20T21:16:00Z">
        <w:r>
          <w:delText xml:space="preserve">any feature or </w:delText>
        </w:r>
      </w:del>
      <w:r>
        <w:t xml:space="preserve">the Services </w:t>
      </w:r>
      <w:del w:id="19" w:author="Comparison" w:date="2026-03-20T17:16:00Z" w16du:dateUtc="2026-03-20T21:16:00Z">
        <w:r>
          <w:delText xml:space="preserve">in their entirety at </w:delText>
        </w:r>
      </w:del>
      <w:ins w:id="20" w:author="Comparison" w:date="2026-03-20T17:16:00Z" w16du:dateUtc="2026-03-20T21:16:00Z">
        <w:r>
          <w:t xml:space="preserve">or </w:t>
        </w:r>
      </w:ins>
      <w:r>
        <w:t xml:space="preserve">any </w:t>
      </w:r>
      <w:del w:id="21" w:author="Comparison" w:date="2026-03-20T17:16:00Z" w16du:dateUtc="2026-03-20T21:16:00Z">
        <w:r>
          <w:delText>time</w:delText>
        </w:r>
      </w:del>
      <w:ins w:id="22" w:author="Comparison" w:date="2026-03-20T17:16:00Z" w16du:dateUtc="2026-03-20T21:16:00Z">
        <w:r>
          <w:t>material feature thereof</w:t>
        </w:r>
      </w:ins>
      <w:r>
        <w:t xml:space="preserve"> without </w:t>
      </w:r>
      <w:del w:id="23" w:author="Comparison" w:date="2026-03-20T17:16:00Z" w16du:dateUtc="2026-03-20T21:16:00Z">
        <w:r>
          <w:delText>notice</w:delText>
        </w:r>
      </w:del>
      <w:ins w:id="24" w:author="Comparison" w:date="2026-03-20T17:16:00Z" w16du:dateUtc="2026-03-20T21:16:00Z">
        <w:r>
          <w:t>at least ninety (90) days’ prior written notice to Customer. In the event Provider discontinues the Services, Customer shall be entitled to a pro-rata refund of all prepaid, unused fees</w:t>
        </w:r>
      </w:ins>
      <w:r>
        <w:t>.</w:t>
      </w:r>
    </w:p>
    <w:p w14:paraId="5935580E" w14:textId="77777777" w:rsidR="00FC1963" w:rsidRDefault="00EA33CD">
      <w:pPr>
        <w:rPr>
          <w:ins w:id="25" w:author="Comparison" w:date="2026-03-20T17:16:00Z" w16du:dateUtc="2026-03-20T21:16:00Z"/>
        </w:rPr>
      </w:pPr>
      <w:ins w:id="26" w:author="Comparison" w:date="2026-03-20T17:16:00Z" w16du:dateUtc="2026-03-20T21:16:00Z">
        <w:r>
          <w:pict w14:anchorId="58984668">
            <v:rect id="_x0000_i1027" style="width:0;height:1.5pt" o:hralign="center" o:hrstd="t" o:hr="t"/>
          </w:pict>
        </w:r>
      </w:ins>
    </w:p>
    <w:p w14:paraId="6E7FFEDA" w14:textId="77777777" w:rsidR="00FC1963" w:rsidRDefault="00EA33CD">
      <w:pPr>
        <w:pStyle w:val="Heading2"/>
      </w:pPr>
      <w:bookmarkStart w:id="27" w:name="fees-and-renewal"/>
      <w:bookmarkEnd w:id="13"/>
      <w:r>
        <w:t>2. FEES AND RENEWAL</w:t>
      </w:r>
    </w:p>
    <w:p w14:paraId="3F60F55F" w14:textId="198BC45F" w:rsidR="00FC1963" w:rsidRDefault="00EA33CD">
      <w:pPr>
        <w:pStyle w:val="FirstParagraph"/>
      </w:pPr>
      <w:r>
        <w:rPr>
          <w:b/>
          <w:bCs/>
        </w:rPr>
        <w:t>2.1 Auto-Renewal.</w:t>
      </w:r>
      <w:r>
        <w:t xml:space="preserve"> Subscriptions automatically renew for successive 12-month terms</w:t>
      </w:r>
      <w:del w:id="28" w:author="Comparison" w:date="2026-03-20T17:16:00Z" w16du:dateUtc="2026-03-20T21:16:00Z">
        <w:r>
          <w:delText>.</w:delText>
        </w:r>
      </w:del>
      <w:ins w:id="29" w:author="Comparison" w:date="2026-03-20T17:16:00Z" w16du:dateUtc="2026-03-20T21:16:00Z">
        <w:r>
          <w:t xml:space="preserve"> (“Subscription Term”).</w:t>
        </w:r>
      </w:ins>
      <w:r>
        <w:t xml:space="preserve"> Customer must provide written cancellation notice no fewer than </w:t>
      </w:r>
      <w:del w:id="30" w:author="Comparison" w:date="2026-03-20T17:16:00Z" w16du:dateUtc="2026-03-20T21:16:00Z">
        <w:r>
          <w:rPr>
            <w:b/>
            <w:bCs/>
          </w:rPr>
          <w:delText>15</w:delText>
        </w:r>
      </w:del>
      <w:ins w:id="31" w:author="Comparison" w:date="2026-03-20T17:16:00Z" w16du:dateUtc="2026-03-20T21:16:00Z">
        <w:r>
          <w:rPr>
            <w:b/>
            <w:bCs/>
          </w:rPr>
          <w:t>ninety (90)</w:t>
        </w:r>
      </w:ins>
      <w:r>
        <w:rPr>
          <w:b/>
          <w:bCs/>
        </w:rPr>
        <w:t xml:space="preserve"> days</w:t>
      </w:r>
      <w:r>
        <w:t xml:space="preserve"> before the end of the current </w:t>
      </w:r>
      <w:del w:id="32" w:author="Comparison" w:date="2026-03-20T17:16:00Z" w16du:dateUtc="2026-03-20T21:16:00Z">
        <w:r>
          <w:delText>term. Failure to provide timely</w:delText>
        </w:r>
      </w:del>
      <w:ins w:id="33" w:author="Comparison" w:date="2026-03-20T17:16:00Z" w16du:dateUtc="2026-03-20T21:16:00Z">
        <w:r>
          <w:t>Subscription Term. Provider shall deliver written</w:t>
        </w:r>
      </w:ins>
      <w:r>
        <w:t xml:space="preserve"> notice </w:t>
      </w:r>
      <w:del w:id="34" w:author="Comparison" w:date="2026-03-20T17:16:00Z" w16du:dateUtc="2026-03-20T21:16:00Z">
        <w:r>
          <w:delText xml:space="preserve">constitutes binding acceptance </w:delText>
        </w:r>
      </w:del>
      <w:r>
        <w:t xml:space="preserve">of </w:t>
      </w:r>
      <w:ins w:id="35" w:author="Comparison" w:date="2026-03-20T17:16:00Z" w16du:dateUtc="2026-03-20T21:16:00Z">
        <w:r>
          <w:t xml:space="preserve">any upcoming </w:t>
        </w:r>
      </w:ins>
      <w:r>
        <w:t>renewal</w:t>
      </w:r>
      <w:ins w:id="36" w:author="Comparison" w:date="2026-03-20T17:16:00Z" w16du:dateUtc="2026-03-20T21:16:00Z">
        <w:r>
          <w:t xml:space="preserve"> at least ninety (90) days prior to the renewal date, including confirmation of any fee changes for the renewal term. If Provider fails to provide such notice, Customer may cancel the renewal within thirty (30) days of receiving actual notice of the renewal without penalty and shall receive a pro-rata refund of any fees paid for the period following cancellation</w:t>
        </w:r>
      </w:ins>
      <w:r>
        <w:t>.</w:t>
      </w:r>
    </w:p>
    <w:p w14:paraId="21F9263D" w14:textId="77777777" w:rsidR="00203575" w:rsidRDefault="00EA33CD">
      <w:pPr>
        <w:pStyle w:val="BodyText"/>
        <w:rPr>
          <w:del w:id="37" w:author="Comparison" w:date="2026-03-20T17:16:00Z" w16du:dateUtc="2026-03-20T21:16:00Z"/>
        </w:rPr>
      </w:pPr>
      <w:del w:id="38" w:author="Comparison" w:date="2026-03-20T17:16:00Z" w16du:dateUtc="2026-03-20T21:16:00Z">
        <w:r>
          <w:rPr>
            <w:b/>
            <w:bCs/>
          </w:rPr>
          <w:delText>2.2 Price Increases.</w:delText>
        </w:r>
        <w:r>
          <w:delText xml:space="preserve"> Provider may increase fees for any renewal term by any amount at its sole discretion. Provider will use commercially reasonable efforts to notify Customer of price changes before the renewal date, but failure to provide such notice does not void the </w:delText>
        </w:r>
        <w:r>
          <w:lastRenderedPageBreak/>
          <w:delText>renewal or the new pricing. Customer’s continued use of the Services after renewal constitutes acceptance of updated fees.</w:delText>
        </w:r>
      </w:del>
    </w:p>
    <w:p w14:paraId="05B200E0" w14:textId="77777777" w:rsidR="00FC1963" w:rsidRDefault="00EA33CD">
      <w:pPr>
        <w:pStyle w:val="BodyText"/>
        <w:rPr>
          <w:ins w:id="39" w:author="Comparison" w:date="2026-03-20T17:16:00Z" w16du:dateUtc="2026-03-20T21:16:00Z"/>
        </w:rPr>
      </w:pPr>
      <w:ins w:id="40" w:author="Comparison" w:date="2026-03-20T17:16:00Z" w16du:dateUtc="2026-03-20T21:16:00Z">
        <w:r>
          <w:rPr>
            <w:b/>
            <w:bCs/>
          </w:rPr>
          <w:t>2.2 Fee Increases.</w:t>
        </w:r>
        <w:r>
          <w:t xml:space="preserve"> Fees for any renewal term shall not increase by more than the lesser of: (i) five percent (5%) of the fees for the prior Subscription Term; or (ii) the percentage increase in the U.S. Consumer Price Index for All Urban Consumers (CPI-U) for the prior twelve (12) months. Any proposed fee increase must be communicated to Customer in writing at least ninety (90) days prior to renewal. Any purported increase in excess of the foregoing cap shall be void and of no effect.</w:t>
        </w:r>
      </w:ins>
    </w:p>
    <w:p w14:paraId="18D8502B" w14:textId="77777777" w:rsidR="00FC1963" w:rsidRDefault="00EA33CD">
      <w:pPr>
        <w:rPr>
          <w:ins w:id="41" w:author="Comparison" w:date="2026-03-20T17:16:00Z" w16du:dateUtc="2026-03-20T21:16:00Z"/>
        </w:rPr>
      </w:pPr>
      <w:ins w:id="42" w:author="Comparison" w:date="2026-03-20T17:16:00Z" w16du:dateUtc="2026-03-20T21:16:00Z">
        <w:r>
          <w:pict w14:anchorId="64D1DB38">
            <v:rect id="_x0000_i1028" style="width:0;height:1.5pt" o:hralign="center" o:hrstd="t" o:hr="t"/>
          </w:pict>
        </w:r>
      </w:ins>
    </w:p>
    <w:p w14:paraId="3D883D57" w14:textId="77777777" w:rsidR="00FC1963" w:rsidRDefault="00EA33CD">
      <w:pPr>
        <w:pStyle w:val="Heading2"/>
      </w:pPr>
      <w:bookmarkStart w:id="43" w:name="service-levels"/>
      <w:bookmarkEnd w:id="27"/>
      <w:r>
        <w:t>3. SERVICE LEVELS</w:t>
      </w:r>
    </w:p>
    <w:p w14:paraId="64A8534F" w14:textId="77777777" w:rsidR="00203575" w:rsidRDefault="00EA33CD">
      <w:pPr>
        <w:pStyle w:val="FirstParagraph"/>
        <w:rPr>
          <w:del w:id="44" w:author="Comparison" w:date="2026-03-20T17:16:00Z" w16du:dateUtc="2026-03-20T21:16:00Z"/>
        </w:rPr>
      </w:pPr>
      <w:r>
        <w:rPr>
          <w:b/>
          <w:bCs/>
        </w:rPr>
        <w:t xml:space="preserve">3.1 </w:t>
      </w:r>
      <w:del w:id="45" w:author="Comparison" w:date="2026-03-20T17:16:00Z" w16du:dateUtc="2026-03-20T21:16:00Z">
        <w:r>
          <w:rPr>
            <w:b/>
            <w:bCs/>
          </w:rPr>
          <w:delText xml:space="preserve">No Guaranteed </w:delText>
        </w:r>
      </w:del>
      <w:r>
        <w:rPr>
          <w:b/>
          <w:bCs/>
        </w:rPr>
        <w:t>Uptime</w:t>
      </w:r>
      <w:ins w:id="46" w:author="Comparison" w:date="2026-03-20T17:16:00Z" w16du:dateUtc="2026-03-20T21:16:00Z">
        <w:r>
          <w:rPr>
            <w:b/>
            <w:bCs/>
          </w:rPr>
          <w:t xml:space="preserve"> Commitment</w:t>
        </w:r>
      </w:ins>
      <w:r>
        <w:rPr>
          <w:b/>
          <w:bCs/>
        </w:rPr>
        <w:t>.</w:t>
      </w:r>
      <w:r>
        <w:t xml:space="preserve"> Provider </w:t>
      </w:r>
      <w:del w:id="47" w:author="Comparison" w:date="2026-03-20T17:16:00Z" w16du:dateUtc="2026-03-20T21:16:00Z">
        <w:r>
          <w:delText>will endeavor to</w:delText>
        </w:r>
      </w:del>
      <w:ins w:id="48" w:author="Comparison" w:date="2026-03-20T17:16:00Z" w16du:dateUtc="2026-03-20T21:16:00Z">
        <w:r>
          <w:t>shall</w:t>
        </w:r>
      </w:ins>
      <w:r>
        <w:t xml:space="preserve"> maintain </w:t>
      </w:r>
      <w:del w:id="49" w:author="Comparison" w:date="2026-03-20T17:16:00Z" w16du:dateUtc="2026-03-20T21:16:00Z">
        <w:r>
          <w:delText xml:space="preserve">reasonable </w:delText>
        </w:r>
      </w:del>
      <w:ins w:id="50" w:author="Comparison" w:date="2026-03-20T17:16:00Z" w16du:dateUtc="2026-03-20T21:16:00Z">
        <w:r>
          <w:t xml:space="preserve">a monthly uptime </w:t>
        </w:r>
      </w:ins>
      <w:r>
        <w:t xml:space="preserve">availability </w:t>
      </w:r>
      <w:del w:id="51" w:author="Comparison" w:date="2026-03-20T17:16:00Z" w16du:dateUtc="2026-03-20T21:16:00Z">
        <w:r>
          <w:delText xml:space="preserve">but makes no uptime commitments and provides no SLA credits, service credits, refunds, or other remedies for downtime, degraded performance, data loss, or service interruptions </w:delText>
        </w:r>
      </w:del>
      <w:r>
        <w:t xml:space="preserve">of </w:t>
      </w:r>
      <w:del w:id="52" w:author="Comparison" w:date="2026-03-20T17:16:00Z" w16du:dateUtc="2026-03-20T21:16:00Z">
        <w:r>
          <w:delText>any kind or duration.</w:delText>
        </w:r>
      </w:del>
    </w:p>
    <w:p w14:paraId="4B560F61" w14:textId="77777777" w:rsidR="00203575" w:rsidRDefault="00EA33CD">
      <w:pPr>
        <w:pStyle w:val="BodyText"/>
        <w:rPr>
          <w:del w:id="53" w:author="Comparison" w:date="2026-03-20T17:16:00Z" w16du:dateUtc="2026-03-20T21:16:00Z"/>
        </w:rPr>
      </w:pPr>
      <w:del w:id="54" w:author="Comparison" w:date="2026-03-20T17:16:00Z" w16du:dateUtc="2026-03-20T21:16:00Z">
        <w:r>
          <w:rPr>
            <w:b/>
            <w:bCs/>
          </w:rPr>
          <w:delText>3.2 Maintenance.</w:delText>
        </w:r>
        <w:r>
          <w:delText xml:space="preserve"> Provider may perform</w:delText>
        </w:r>
      </w:del>
      <w:ins w:id="55" w:author="Comparison" w:date="2026-03-20T17:16:00Z" w16du:dateUtc="2026-03-20T21:16:00Z">
        <w:r>
          <w:t xml:space="preserve">at least </w:t>
        </w:r>
        <w:r>
          <w:rPr>
            <w:b/>
            <w:bCs/>
          </w:rPr>
          <w:t>99.9%</w:t>
        </w:r>
        <w:r>
          <w:t xml:space="preserve"> (“Uptime SLA”), measured on a calendar-month basis and excluding</w:t>
        </w:r>
      </w:ins>
      <w:r>
        <w:t xml:space="preserve"> scheduled </w:t>
      </w:r>
      <w:del w:id="56" w:author="Comparison" w:date="2026-03-20T17:16:00Z" w16du:dateUtc="2026-03-20T21:16:00Z">
        <w:r>
          <w:delText xml:space="preserve">or unscheduled </w:delText>
        </w:r>
      </w:del>
      <w:r>
        <w:t xml:space="preserve">maintenance </w:t>
      </w:r>
      <w:del w:id="57" w:author="Comparison" w:date="2026-03-20T17:16:00Z" w16du:dateUtc="2026-03-20T21:16:00Z">
        <w:r>
          <w:delText>at any time, with or without advance notice.</w:delText>
        </w:r>
      </w:del>
    </w:p>
    <w:p w14:paraId="3F98D5A1" w14:textId="77777777" w:rsidR="00203575" w:rsidRDefault="00EA33CD">
      <w:pPr>
        <w:pStyle w:val="Heading2"/>
        <w:rPr>
          <w:del w:id="58" w:author="Comparison" w:date="2026-03-20T17:16:00Z" w16du:dateUtc="2026-03-20T21:16:00Z"/>
        </w:rPr>
      </w:pPr>
      <w:del w:id="59" w:author="Comparison" w:date="2026-03-20T17:16:00Z" w16du:dateUtc="2026-03-20T21:16:00Z">
        <w:r>
          <w:delText>4. CUSTOMER DATA AND AI TRAINING</w:delText>
        </w:r>
      </w:del>
    </w:p>
    <w:p w14:paraId="2EA60388" w14:textId="2226EB3C" w:rsidR="00FC1963" w:rsidRDefault="00EA33CD">
      <w:pPr>
        <w:pStyle w:val="FirstParagraph"/>
        <w:rPr>
          <w:ins w:id="60" w:author="Comparison" w:date="2026-03-20T17:16:00Z" w16du:dateUtc="2026-03-20T21:16:00Z"/>
        </w:rPr>
      </w:pPr>
      <w:del w:id="61" w:author="Comparison" w:date="2026-03-20T17:16:00Z" w16du:dateUtc="2026-03-20T21:16:00Z">
        <w:r>
          <w:rPr>
            <w:b/>
            <w:bCs/>
          </w:rPr>
          <w:delText xml:space="preserve">4.1 License </w:delText>
        </w:r>
      </w:del>
      <w:ins w:id="62" w:author="Comparison" w:date="2026-03-20T17:16:00Z" w16du:dateUtc="2026-03-20T21:16:00Z">
        <w:r>
          <w:t xml:space="preserve">windows communicated </w:t>
        </w:r>
      </w:ins>
      <w:r>
        <w:rPr>
          <w:rPrChange w:id="63" w:author="Comparison" w:date="2026-03-20T17:16:00Z" w16du:dateUtc="2026-03-20T21:16:00Z">
            <w:rPr>
              <w:b/>
            </w:rPr>
          </w:rPrChange>
        </w:rPr>
        <w:t xml:space="preserve">to Customer </w:t>
      </w:r>
      <w:del w:id="64" w:author="Comparison" w:date="2026-03-20T17:16:00Z" w16du:dateUtc="2026-03-20T21:16:00Z">
        <w:r>
          <w:rPr>
            <w:b/>
            <w:bCs/>
          </w:rPr>
          <w:delText>Data.</w:delText>
        </w:r>
      </w:del>
      <w:ins w:id="65" w:author="Comparison" w:date="2026-03-20T17:16:00Z" w16du:dateUtc="2026-03-20T21:16:00Z">
        <w:r>
          <w:t>at least five (5) business days in advance. “Uptime” means the percentage of total minutes in a calendar month during which the Services are available and operational, excluding scheduled maintenance.</w:t>
        </w:r>
      </w:ins>
    </w:p>
    <w:p w14:paraId="31E2327A" w14:textId="4A1B28C6" w:rsidR="00FC1963" w:rsidRDefault="00EA33CD">
      <w:pPr>
        <w:pStyle w:val="BodyText"/>
        <w:rPr>
          <w:ins w:id="66" w:author="Comparison" w:date="2026-03-20T17:16:00Z" w16du:dateUtc="2026-03-20T21:16:00Z"/>
        </w:rPr>
      </w:pPr>
      <w:ins w:id="67" w:author="Comparison" w:date="2026-03-20T17:16:00Z" w16du:dateUtc="2026-03-20T21:16:00Z">
        <w:r>
          <w:rPr>
            <w:b/>
            <w:bCs/>
          </w:rPr>
          <w:t>3.2 Service Credits.</w:t>
        </w:r>
        <w:r>
          <w:t xml:space="preserve"> In the event Provider fails to meet the Uptime SLA in any calendar month,</w:t>
        </w:r>
      </w:ins>
      <w:r>
        <w:t xml:space="preserve"> Customer </w:t>
      </w:r>
      <w:del w:id="68" w:author="Comparison" w:date="2026-03-20T17:16:00Z" w16du:dateUtc="2026-03-20T21:16:00Z">
        <w:r>
          <w:delText>hereby grants Provider a perpetual, irrevocable, worldwide, royalty-free license to access, use, copy, process, and analyze</w:delText>
        </w:r>
      </w:del>
      <w:ins w:id="69" w:author="Comparison" w:date="2026-03-20T17:16:00Z" w16du:dateUtc="2026-03-20T21:16:00Z">
        <w:r>
          <w:t>shall be eligible for service credits as follows:</w:t>
        </w:r>
      </w:ins>
    </w:p>
    <w:p w14:paraId="4DB74364" w14:textId="77777777" w:rsidR="00FC1963" w:rsidRDefault="00FC1963">
      <w:pPr>
        <w:pStyle w:val="Compact"/>
        <w:numPr>
          <w:ilvl w:val="0"/>
          <w:numId w:val="2"/>
        </w:numPr>
        <w:rPr>
          <w:ins w:id="70" w:author="Comparison" w:date="2026-03-20T17:16:00Z" w16du:dateUtc="2026-03-20T21:16:00Z"/>
        </w:rPr>
      </w:pPr>
    </w:p>
    <w:p w14:paraId="0AA141B3" w14:textId="77777777" w:rsidR="00FC1963" w:rsidRDefault="00EA33CD">
      <w:pPr>
        <w:pStyle w:val="Compact"/>
        <w:numPr>
          <w:ilvl w:val="1"/>
          <w:numId w:val="3"/>
        </w:numPr>
        <w:rPr>
          <w:ins w:id="71" w:author="Comparison" w:date="2026-03-20T17:16:00Z" w16du:dateUtc="2026-03-20T21:16:00Z"/>
        </w:rPr>
      </w:pPr>
      <w:ins w:id="72" w:author="Comparison" w:date="2026-03-20T17:16:00Z" w16du:dateUtc="2026-03-20T21:16:00Z">
        <w:r>
          <w:t xml:space="preserve">Uptime below 99.9% but at or above 99.0%: credit equal to </w:t>
        </w:r>
        <w:r>
          <w:rPr>
            <w:b/>
            <w:bCs/>
          </w:rPr>
          <w:t>10%</w:t>
        </w:r>
        <w:r>
          <w:t xml:space="preserve"> of monthly fees;</w:t>
        </w:r>
      </w:ins>
    </w:p>
    <w:p w14:paraId="676238DB" w14:textId="77777777" w:rsidR="00FC1963" w:rsidRDefault="00FC1963">
      <w:pPr>
        <w:pStyle w:val="Compact"/>
        <w:numPr>
          <w:ilvl w:val="0"/>
          <w:numId w:val="2"/>
        </w:numPr>
        <w:rPr>
          <w:ins w:id="73" w:author="Comparison" w:date="2026-03-20T17:16:00Z" w16du:dateUtc="2026-03-20T21:16:00Z"/>
        </w:rPr>
      </w:pPr>
    </w:p>
    <w:p w14:paraId="3E2C18AD" w14:textId="77777777" w:rsidR="00FC1963" w:rsidRDefault="00EA33CD">
      <w:pPr>
        <w:pStyle w:val="Compact"/>
        <w:numPr>
          <w:ilvl w:val="1"/>
          <w:numId w:val="4"/>
        </w:numPr>
        <w:rPr>
          <w:ins w:id="74" w:author="Comparison" w:date="2026-03-20T17:16:00Z" w16du:dateUtc="2026-03-20T21:16:00Z"/>
        </w:rPr>
      </w:pPr>
      <w:ins w:id="75" w:author="Comparison" w:date="2026-03-20T17:16:00Z" w16du:dateUtc="2026-03-20T21:16:00Z">
        <w:r>
          <w:t xml:space="preserve">Uptime below 99.0% but at or above 95.0%: credit equal to </w:t>
        </w:r>
        <w:r>
          <w:rPr>
            <w:b/>
            <w:bCs/>
          </w:rPr>
          <w:t>25%</w:t>
        </w:r>
        <w:r>
          <w:t xml:space="preserve"> of monthly fees;</w:t>
        </w:r>
      </w:ins>
    </w:p>
    <w:p w14:paraId="3CBB8D00" w14:textId="77777777" w:rsidR="00FC1963" w:rsidRDefault="00FC1963">
      <w:pPr>
        <w:pStyle w:val="Compact"/>
        <w:numPr>
          <w:ilvl w:val="0"/>
          <w:numId w:val="2"/>
        </w:numPr>
        <w:rPr>
          <w:ins w:id="76" w:author="Comparison" w:date="2026-03-20T17:16:00Z" w16du:dateUtc="2026-03-20T21:16:00Z"/>
        </w:rPr>
      </w:pPr>
    </w:p>
    <w:p w14:paraId="021CFEEA" w14:textId="77777777" w:rsidR="00FC1963" w:rsidRDefault="00EA33CD">
      <w:pPr>
        <w:pStyle w:val="Compact"/>
        <w:numPr>
          <w:ilvl w:val="1"/>
          <w:numId w:val="5"/>
        </w:numPr>
        <w:rPr>
          <w:ins w:id="77" w:author="Comparison" w:date="2026-03-20T17:16:00Z" w16du:dateUtc="2026-03-20T21:16:00Z"/>
        </w:rPr>
      </w:pPr>
      <w:ins w:id="78" w:author="Comparison" w:date="2026-03-20T17:16:00Z" w16du:dateUtc="2026-03-20T21:16:00Z">
        <w:r>
          <w:t xml:space="preserve">Uptime below 95.0%: credit equal to </w:t>
        </w:r>
        <w:r>
          <w:rPr>
            <w:b/>
            <w:bCs/>
          </w:rPr>
          <w:t>50%</w:t>
        </w:r>
        <w:r>
          <w:t xml:space="preserve"> of monthly fees.</w:t>
        </w:r>
      </w:ins>
    </w:p>
    <w:p w14:paraId="2D6BF62E" w14:textId="77777777" w:rsidR="00FC1963" w:rsidRDefault="00EA33CD">
      <w:pPr>
        <w:pStyle w:val="FirstParagraph"/>
        <w:rPr>
          <w:ins w:id="79" w:author="Comparison" w:date="2026-03-20T17:16:00Z" w16du:dateUtc="2026-03-20T21:16:00Z"/>
        </w:rPr>
      </w:pPr>
      <w:ins w:id="80" w:author="Comparison" w:date="2026-03-20T17:16:00Z" w16du:dateUtc="2026-03-20T21:16:00Z">
        <w:r>
          <w:t>Service credits shall be applied to the following month’s invoice. Service credits shall not be Customer’s sole or exclusive remedy for Provider’s failure to meet the Uptime SLA. Customer may terminate this Agreement upon written notice if Provider fails to meet the Uptime SLA for three (3) or more months in any rolling twelve (12)-month period, and shall receive a pro-rata refund of all prepaid, unused fees.</w:t>
        </w:r>
      </w:ins>
    </w:p>
    <w:p w14:paraId="21D00BC5" w14:textId="77777777" w:rsidR="00FC1963" w:rsidRDefault="00EA33CD">
      <w:pPr>
        <w:pStyle w:val="BodyText"/>
        <w:rPr>
          <w:ins w:id="81" w:author="Comparison" w:date="2026-03-20T17:16:00Z" w16du:dateUtc="2026-03-20T21:16:00Z"/>
        </w:rPr>
      </w:pPr>
      <w:ins w:id="82" w:author="Comparison" w:date="2026-03-20T17:16:00Z" w16du:dateUtc="2026-03-20T21:16:00Z">
        <w:r>
          <w:rPr>
            <w:b/>
            <w:bCs/>
          </w:rPr>
          <w:t>3.3 Maintenance.</w:t>
        </w:r>
        <w:r>
          <w:t xml:space="preserve"> Provider shall provide Customer with at least forty-eight (48) hours’ advance written notice of any scheduled maintenance. Provider shall use commercially reasonable efforts to schedule maintenance during off-peak hours (weekdays between 10:00 PM and 6:00 AM Eastern Time, or weekends). Emergency maintenance required to address active security incidents or system failures shall be excluded from the Uptime SLA calculation, provided Provider notifies Customer as soon as practicable.</w:t>
        </w:r>
      </w:ins>
    </w:p>
    <w:p w14:paraId="456052DE" w14:textId="77777777" w:rsidR="00FC1963" w:rsidRDefault="00EA33CD">
      <w:pPr>
        <w:pStyle w:val="BodyText"/>
        <w:rPr>
          <w:ins w:id="83" w:author="Comparison" w:date="2026-03-20T17:16:00Z" w16du:dateUtc="2026-03-20T21:16:00Z"/>
        </w:rPr>
      </w:pPr>
      <w:ins w:id="84" w:author="Comparison" w:date="2026-03-20T17:16:00Z" w16du:dateUtc="2026-03-20T21:16:00Z">
        <w:r>
          <w:rPr>
            <w:b/>
            <w:bCs/>
          </w:rPr>
          <w:t>3.4 Security Certifications.</w:t>
        </w:r>
        <w:r>
          <w:t xml:space="preserve"> Provider shall maintain at minimum a SOC 2 Type II certification throughout the Subscription Term. Provider shall provide Customer with a copy of its then-current SOC 2 Type II report upon written request. Provider shall promptly notify Customer in the event its SOC 2 Type II certification lapses or is materially qualified.</w:t>
        </w:r>
      </w:ins>
    </w:p>
    <w:p w14:paraId="1B57E15F" w14:textId="77777777" w:rsidR="00FC1963" w:rsidRDefault="00EA33CD">
      <w:pPr>
        <w:rPr>
          <w:ins w:id="85" w:author="Comparison" w:date="2026-03-20T17:16:00Z" w16du:dateUtc="2026-03-20T21:16:00Z"/>
        </w:rPr>
      </w:pPr>
      <w:ins w:id="86" w:author="Comparison" w:date="2026-03-20T17:16:00Z" w16du:dateUtc="2026-03-20T21:16:00Z">
        <w:r>
          <w:pict w14:anchorId="61D3F292">
            <v:rect id="_x0000_i1029" style="width:0;height:1.5pt" o:hralign="center" o:hrstd="t" o:hr="t"/>
          </w:pict>
        </w:r>
      </w:ins>
    </w:p>
    <w:p w14:paraId="156DC15F" w14:textId="77777777" w:rsidR="00FC1963" w:rsidRDefault="00EA33CD">
      <w:pPr>
        <w:pStyle w:val="Heading2"/>
        <w:rPr>
          <w:ins w:id="87" w:author="Comparison" w:date="2026-03-20T17:16:00Z" w16du:dateUtc="2026-03-20T21:16:00Z"/>
        </w:rPr>
      </w:pPr>
      <w:bookmarkStart w:id="88" w:name="customer-data"/>
      <w:bookmarkEnd w:id="43"/>
      <w:ins w:id="89" w:author="Comparison" w:date="2026-03-20T17:16:00Z" w16du:dateUtc="2026-03-20T21:16:00Z">
        <w:r>
          <w:t>4. CUSTOMER DATA</w:t>
        </w:r>
      </w:ins>
    </w:p>
    <w:p w14:paraId="2EA01468" w14:textId="0EF814D1" w:rsidR="00FC1963" w:rsidRDefault="00EA33CD">
      <w:pPr>
        <w:pStyle w:val="FirstParagraph"/>
      </w:pPr>
      <w:ins w:id="90" w:author="Comparison" w:date="2026-03-20T17:16:00Z" w16du:dateUtc="2026-03-20T21:16:00Z">
        <w:r>
          <w:rPr>
            <w:b/>
            <w:bCs/>
          </w:rPr>
          <w:t>4.1 Customer Data Ownership.</w:t>
        </w:r>
        <w:r>
          <w:t xml:space="preserve"> </w:t>
        </w:r>
        <w:r>
          <w:t>As between the parties, Customer retains all right, title, and interest in and to</w:t>
        </w:r>
      </w:ins>
      <w:r>
        <w:t xml:space="preserve"> all data, content, and information submitted to or processed by the Services (“Customer Data</w:t>
      </w:r>
      <w:del w:id="91" w:author="Comparison" w:date="2026-03-20T17:16:00Z" w16du:dateUtc="2026-03-20T21:16:00Z">
        <w:r>
          <w:delText>”), including without limitation for the purposes of</w:delText>
        </w:r>
      </w:del>
      <w:ins w:id="92" w:author="Comparison" w:date="2026-03-20T17:16:00Z" w16du:dateUtc="2026-03-20T21:16:00Z">
        <w:r>
          <w:t>”). Provider acknowledges that Customer Data is the confidential information and proprietary property of Customer. Provider shall not use Customer Data for any purpose other than providing the Services to Customer under this Agreement. For the avoidance of doubt, Provider shall not</w:t>
        </w:r>
      </w:ins>
      <w:r>
        <w:t>:</w:t>
      </w:r>
    </w:p>
    <w:p w14:paraId="4E3BAAC7" w14:textId="77777777" w:rsidR="00FC1963" w:rsidRDefault="00FC1963">
      <w:pPr>
        <w:pStyle w:val="Compact"/>
        <w:numPr>
          <w:ilvl w:val="0"/>
          <w:numId w:val="6"/>
        </w:numPr>
      </w:pPr>
    </w:p>
    <w:p w14:paraId="62137BB1" w14:textId="5597AF45" w:rsidR="00FC1963" w:rsidRDefault="00EA33CD">
      <w:pPr>
        <w:pStyle w:val="Compact"/>
        <w:numPr>
          <w:ilvl w:val="1"/>
          <w:numId w:val="7"/>
        </w:numPr>
        <w:pPrChange w:id="93" w:author="Comparison" w:date="2026-03-20T17:16:00Z" w16du:dateUtc="2026-03-20T21:16:00Z">
          <w:pPr>
            <w:pStyle w:val="Compact"/>
            <w:numPr>
              <w:ilvl w:val="1"/>
              <w:numId w:val="22"/>
            </w:numPr>
            <w:ind w:left="1440" w:hanging="360"/>
          </w:pPr>
        </w:pPrChange>
      </w:pPr>
      <w:del w:id="94" w:author="Comparison" w:date="2026-03-20T17:16:00Z" w16du:dateUtc="2026-03-20T21:16:00Z">
        <w:r>
          <w:delText xml:space="preserve">improving, training, and developing Provider’s </w:delText>
        </w:r>
      </w:del>
      <w:ins w:id="95" w:author="Comparison" w:date="2026-03-20T17:16:00Z" w16du:dateUtc="2026-03-20T21:16:00Z">
        <w:r>
          <w:t xml:space="preserve">use Customer Data to train, fine-tune, or otherwise improve machine learning or </w:t>
        </w:r>
      </w:ins>
      <w:r>
        <w:t xml:space="preserve">artificial intelligence </w:t>
      </w:r>
      <w:del w:id="96" w:author="Comparison" w:date="2026-03-20T17:16:00Z" w16du:dateUtc="2026-03-20T21:16:00Z">
        <w:r>
          <w:delText xml:space="preserve">and machine learning </w:delText>
        </w:r>
      </w:del>
      <w:r>
        <w:t>models;</w:t>
      </w:r>
    </w:p>
    <w:p w14:paraId="207D289E" w14:textId="77777777" w:rsidR="00FC1963" w:rsidRDefault="00FC1963">
      <w:pPr>
        <w:pStyle w:val="Compact"/>
        <w:numPr>
          <w:ilvl w:val="0"/>
          <w:numId w:val="6"/>
        </w:numPr>
      </w:pPr>
    </w:p>
    <w:p w14:paraId="372BDB82" w14:textId="77777777" w:rsidR="00203575" w:rsidRDefault="00EA33CD">
      <w:pPr>
        <w:pStyle w:val="Compact"/>
        <w:numPr>
          <w:ilvl w:val="1"/>
          <w:numId w:val="23"/>
        </w:numPr>
        <w:rPr>
          <w:del w:id="97" w:author="Comparison" w:date="2026-03-20T17:16:00Z" w16du:dateUtc="2026-03-20T21:16:00Z"/>
        </w:rPr>
      </w:pPr>
      <w:del w:id="98" w:author="Comparison" w:date="2026-03-20T17:16:00Z" w16du:dateUtc="2026-03-20T21:16:00Z">
        <w:r>
          <w:delText>creating derived data sets and analytics products;</w:delText>
        </w:r>
      </w:del>
    </w:p>
    <w:p w14:paraId="2890E438" w14:textId="77777777" w:rsidR="00203575" w:rsidRDefault="00203575">
      <w:pPr>
        <w:pStyle w:val="Compact"/>
        <w:numPr>
          <w:ilvl w:val="0"/>
          <w:numId w:val="2"/>
        </w:numPr>
        <w:rPr>
          <w:del w:id="99" w:author="Comparison" w:date="2026-03-20T17:16:00Z" w16du:dateUtc="2026-03-20T21:16:00Z"/>
        </w:rPr>
      </w:pPr>
    </w:p>
    <w:p w14:paraId="7C8BFDC7" w14:textId="0F9C1CCD" w:rsidR="00FC1963" w:rsidRDefault="00EA33CD">
      <w:pPr>
        <w:pStyle w:val="Compact"/>
        <w:numPr>
          <w:ilvl w:val="1"/>
          <w:numId w:val="8"/>
        </w:numPr>
        <w:pPrChange w:id="100" w:author="Comparison" w:date="2026-03-20T17:16:00Z" w16du:dateUtc="2026-03-20T21:16:00Z">
          <w:pPr>
            <w:pStyle w:val="Compact"/>
            <w:numPr>
              <w:ilvl w:val="1"/>
              <w:numId w:val="24"/>
            </w:numPr>
            <w:ind w:left="1440" w:hanging="360"/>
          </w:pPr>
        </w:pPrChange>
      </w:pPr>
      <w:del w:id="101" w:author="Comparison" w:date="2026-03-20T17:16:00Z" w16du:dateUtc="2026-03-20T21:16:00Z">
        <w:r>
          <w:delText xml:space="preserve">any other internal or </w:delText>
        </w:r>
      </w:del>
      <w:ins w:id="102" w:author="Comparison" w:date="2026-03-20T17:16:00Z" w16du:dateUtc="2026-03-20T21:16:00Z">
        <w:r>
          <w:t xml:space="preserve">aggregate, de-identify, or anonymize Customer Data for use in benchmarking, product development, or any </w:t>
        </w:r>
      </w:ins>
      <w:r>
        <w:t>commercial purpose</w:t>
      </w:r>
      <w:del w:id="103" w:author="Comparison" w:date="2026-03-20T17:16:00Z" w16du:dateUtc="2026-03-20T21:16:00Z">
        <w:r>
          <w:delText xml:space="preserve"> Provider deems appropriate.</w:delText>
        </w:r>
      </w:del>
      <w:ins w:id="104" w:author="Comparison" w:date="2026-03-20T17:16:00Z" w16du:dateUtc="2026-03-20T21:16:00Z">
        <w:r>
          <w:t>;</w:t>
        </w:r>
      </w:ins>
    </w:p>
    <w:p w14:paraId="2193A6F8" w14:textId="7309A223" w:rsidR="00FC1963" w:rsidRDefault="00EA33CD">
      <w:pPr>
        <w:pStyle w:val="Compact"/>
        <w:numPr>
          <w:ilvl w:val="0"/>
          <w:numId w:val="6"/>
        </w:numPr>
        <w:rPr>
          <w:ins w:id="105" w:author="Comparison" w:date="2026-03-20T17:16:00Z" w16du:dateUtc="2026-03-20T21:16:00Z"/>
        </w:rPr>
      </w:pPr>
      <w:del w:id="106" w:author="Comparison" w:date="2026-03-20T17:16:00Z" w16du:dateUtc="2026-03-20T21:16:00Z">
        <w:r>
          <w:rPr>
            <w:b/>
            <w:bCs/>
          </w:rPr>
          <w:delText>4.2 Anonymization Not Required.</w:delText>
        </w:r>
        <w:r>
          <w:delText xml:space="preserve"> Provider is not required to anonymize</w:delText>
        </w:r>
      </w:del>
    </w:p>
    <w:p w14:paraId="38792C52" w14:textId="539E055C" w:rsidR="00FC1963" w:rsidRDefault="00EA33CD">
      <w:pPr>
        <w:pStyle w:val="Compact"/>
        <w:numPr>
          <w:ilvl w:val="1"/>
          <w:numId w:val="9"/>
        </w:numPr>
        <w:rPr>
          <w:ins w:id="107" w:author="Comparison" w:date="2026-03-20T17:16:00Z" w16du:dateUtc="2026-03-20T21:16:00Z"/>
        </w:rPr>
      </w:pPr>
      <w:ins w:id="108" w:author="Comparison" w:date="2026-03-20T17:16:00Z" w16du:dateUtc="2026-03-20T21:16:00Z">
        <w:r>
          <w:t>sell, license, sublicense,</w:t>
        </w:r>
      </w:ins>
      <w:r>
        <w:t xml:space="preserve"> or </w:t>
      </w:r>
      <w:del w:id="109" w:author="Comparison" w:date="2026-03-20T17:16:00Z" w16du:dateUtc="2026-03-20T21:16:00Z">
        <w:r>
          <w:delText>aggregate</w:delText>
        </w:r>
      </w:del>
      <w:ins w:id="110" w:author="Comparison" w:date="2026-03-20T17:16:00Z" w16du:dateUtc="2026-03-20T21:16:00Z">
        <w:r>
          <w:t>transfer</w:t>
        </w:r>
      </w:ins>
      <w:r>
        <w:t xml:space="preserve"> Customer Data </w:t>
      </w:r>
      <w:ins w:id="111" w:author="Comparison" w:date="2026-03-20T17:16:00Z" w16du:dateUtc="2026-03-20T21:16:00Z">
        <w:r>
          <w:t>to any third party, except as strictly necessary to provide the Services and subject to the data processing obligations in Section 4.3 and the Data Processing Agreement; or</w:t>
        </w:r>
      </w:ins>
    </w:p>
    <w:p w14:paraId="1BA6106C" w14:textId="77777777" w:rsidR="00FC1963" w:rsidRDefault="00FC1963">
      <w:pPr>
        <w:pStyle w:val="Compact"/>
        <w:numPr>
          <w:ilvl w:val="0"/>
          <w:numId w:val="6"/>
        </w:numPr>
        <w:rPr>
          <w:ins w:id="112" w:author="Comparison" w:date="2026-03-20T17:16:00Z" w16du:dateUtc="2026-03-20T21:16:00Z"/>
        </w:rPr>
      </w:pPr>
    </w:p>
    <w:p w14:paraId="4CD0AF6A" w14:textId="77777777" w:rsidR="00FC1963" w:rsidRDefault="00EA33CD">
      <w:pPr>
        <w:pStyle w:val="Compact"/>
        <w:numPr>
          <w:ilvl w:val="1"/>
          <w:numId w:val="10"/>
        </w:numPr>
        <w:rPr>
          <w:ins w:id="113" w:author="Comparison" w:date="2026-03-20T17:16:00Z" w16du:dateUtc="2026-03-20T21:16:00Z"/>
        </w:rPr>
      </w:pPr>
      <w:ins w:id="114" w:author="Comparison" w:date="2026-03-20T17:16:00Z" w16du:dateUtc="2026-03-20T21:16:00Z">
        <w:r>
          <w:t>use Customer Data to develop, improve, or market any product or service.</w:t>
        </w:r>
      </w:ins>
    </w:p>
    <w:p w14:paraId="7CE6477A" w14:textId="77777777" w:rsidR="00FC1963" w:rsidRDefault="00EA33CD">
      <w:pPr>
        <w:pStyle w:val="FirstParagraph"/>
        <w:rPr>
          <w:ins w:id="115" w:author="Comparison" w:date="2026-03-20T17:16:00Z" w16du:dateUtc="2026-03-20T21:16:00Z"/>
        </w:rPr>
      </w:pPr>
      <w:ins w:id="116" w:author="Comparison" w:date="2026-03-20T17:16:00Z" w16du:dateUtc="2026-03-20T21:16:00Z">
        <w:r>
          <w:rPr>
            <w:b/>
            <w:bCs/>
          </w:rPr>
          <w:t>4.2 Limited License Grant.</w:t>
        </w:r>
        <w:r>
          <w:t xml:space="preserve"> Customer grants Provider a limited, non-exclusive, non-transferable, non-sublicensable license to access and process Customer Data solely to the extent necessary to provide the Services during the Subscription Term. This license terminates immediately upon expiration or termination of this Agreement for any reason.</w:t>
        </w:r>
      </w:ins>
    </w:p>
    <w:p w14:paraId="29510896" w14:textId="75EC66A9" w:rsidR="00FC1963" w:rsidRDefault="00EA33CD">
      <w:pPr>
        <w:pStyle w:val="BodyText"/>
        <w:pPrChange w:id="117" w:author="Comparison" w:date="2026-03-20T17:16:00Z" w16du:dateUtc="2026-03-20T21:16:00Z">
          <w:pPr>
            <w:pStyle w:val="FirstParagraph"/>
          </w:pPr>
        </w:pPrChange>
      </w:pPr>
      <w:ins w:id="118" w:author="Comparison" w:date="2026-03-20T17:16:00Z" w16du:dateUtc="2026-03-20T21:16:00Z">
        <w:r>
          <w:rPr>
            <w:b/>
            <w:bCs/>
          </w:rPr>
          <w:t>4.3 Data Processing Agreement.</w:t>
        </w:r>
        <w:r>
          <w:t xml:space="preserve"> The parties shall execute a Data Processing Agreement (“DPA”) </w:t>
        </w:r>
      </w:ins>
      <w:r>
        <w:t xml:space="preserve">prior to </w:t>
      </w:r>
      <w:del w:id="119" w:author="Comparison" w:date="2026-03-20T17:16:00Z" w16du:dateUtc="2026-03-20T21:16:00Z">
        <w:r>
          <w:delText>such use. Customer represents that it has all</w:delText>
        </w:r>
      </w:del>
      <w:ins w:id="120" w:author="Comparison" w:date="2026-03-20T17:16:00Z" w16du:dateUtc="2026-03-20T21:16:00Z">
        <w:r>
          <w:t>or concurrently with the execution of this Agreement. The DPA shall govern Provider’s processing of any personal data included within Customer Data and shall address, at minimum: lawful basis for processing, sub-processor disclosure and notification obligations, data subject</w:t>
        </w:r>
      </w:ins>
      <w:r>
        <w:t xml:space="preserve"> rights </w:t>
      </w:r>
      <w:del w:id="121" w:author="Comparison" w:date="2026-03-20T17:16:00Z" w16du:dateUtc="2026-03-20T21:16:00Z">
        <w:r>
          <w:delText>necessary to grant the foregoing license</w:delText>
        </w:r>
      </w:del>
      <w:ins w:id="122" w:author="Comparison" w:date="2026-03-20T17:16:00Z" w16du:dateUtc="2026-03-20T21:16:00Z">
        <w:r>
          <w:t>procedures, international transfer mechanisms (Standard Contractual Clauses or equivalent), and Provider’s obligations as a data processor. In the event of any conflict between this Agreement and the DPA with respect to the processing of personal data, the DPA shall control</w:t>
        </w:r>
      </w:ins>
      <w:r>
        <w:t>.</w:t>
      </w:r>
    </w:p>
    <w:p w14:paraId="24C3204F" w14:textId="77777777" w:rsidR="00FC1963" w:rsidRDefault="00EA33CD">
      <w:pPr>
        <w:rPr>
          <w:ins w:id="123" w:author="Comparison" w:date="2026-03-20T17:16:00Z" w16du:dateUtc="2026-03-20T21:16:00Z"/>
        </w:rPr>
      </w:pPr>
      <w:ins w:id="124" w:author="Comparison" w:date="2026-03-20T17:16:00Z" w16du:dateUtc="2026-03-20T21:16:00Z">
        <w:r>
          <w:pict w14:anchorId="1B0DB537">
            <v:rect id="_x0000_i1030" style="width:0;height:1.5pt" o:hralign="center" o:hrstd="t" o:hr="t"/>
          </w:pict>
        </w:r>
      </w:ins>
    </w:p>
    <w:p w14:paraId="6CBB4AEB" w14:textId="77777777" w:rsidR="00FC1963" w:rsidRDefault="00EA33CD">
      <w:pPr>
        <w:pStyle w:val="Heading2"/>
      </w:pPr>
      <w:bookmarkStart w:id="125" w:name="limitation-of-liability"/>
      <w:bookmarkEnd w:id="88"/>
      <w:r>
        <w:t>5. LIMITATION OF LIABILITY</w:t>
      </w:r>
    </w:p>
    <w:p w14:paraId="6835F981" w14:textId="154EC660" w:rsidR="00FC1963" w:rsidRDefault="00EA33CD">
      <w:pPr>
        <w:pStyle w:val="FirstParagraph"/>
      </w:pPr>
      <w:r>
        <w:rPr>
          <w:b/>
          <w:bCs/>
        </w:rPr>
        <w:t xml:space="preserve">5.1 </w:t>
      </w:r>
      <w:ins w:id="126" w:author="Comparison" w:date="2026-03-20T17:16:00Z" w16du:dateUtc="2026-03-20T21:16:00Z">
        <w:r>
          <w:rPr>
            <w:b/>
            <w:bCs/>
          </w:rPr>
          <w:t xml:space="preserve">Mutual </w:t>
        </w:r>
      </w:ins>
      <w:r>
        <w:rPr>
          <w:b/>
          <w:bCs/>
        </w:rPr>
        <w:t>Liability Cap.</w:t>
      </w:r>
      <w:r>
        <w:t xml:space="preserve"> TO THE MAXIMUM EXTENT PERMITTED BY LAW, </w:t>
      </w:r>
      <w:del w:id="127" w:author="Comparison" w:date="2026-03-20T17:16:00Z" w16du:dateUtc="2026-03-20T21:16:00Z">
        <w:r>
          <w:delText>PROVIDER’S</w:delText>
        </w:r>
      </w:del>
      <w:ins w:id="128" w:author="Comparison" w:date="2026-03-20T17:16:00Z" w16du:dateUtc="2026-03-20T21:16:00Z">
        <w:r>
          <w:t>EACH PARTY’S</w:t>
        </w:r>
      </w:ins>
      <w:r>
        <w:t xml:space="preserve"> TOTAL CUMULATIVE LIABILITY TO </w:t>
      </w:r>
      <w:del w:id="129" w:author="Comparison" w:date="2026-03-20T17:16:00Z" w16du:dateUtc="2026-03-20T21:16:00Z">
        <w:r>
          <w:delText>CUSTOMER</w:delText>
        </w:r>
      </w:del>
      <w:ins w:id="130" w:author="Comparison" w:date="2026-03-20T17:16:00Z" w16du:dateUtc="2026-03-20T21:16:00Z">
        <w:r>
          <w:t>THE OTHER PARTY</w:t>
        </w:r>
      </w:ins>
      <w:r>
        <w:t xml:space="preserve"> FOR ANY AND ALL CLAIMS ARISING UNDER OR RELATED TO THIS AGREEMENT SHALL NOT EXCEED THE FEES PAID BY CUSTOMER IN THE </w:t>
      </w:r>
      <w:del w:id="131" w:author="Comparison" w:date="2026-03-20T17:16:00Z" w16du:dateUtc="2026-03-20T21:16:00Z">
        <w:r>
          <w:rPr>
            <w:b/>
            <w:bCs/>
          </w:rPr>
          <w:delText>THREE (3</w:delText>
        </w:r>
      </w:del>
      <w:ins w:id="132" w:author="Comparison" w:date="2026-03-20T17:16:00Z" w16du:dateUtc="2026-03-20T21:16:00Z">
        <w:r>
          <w:rPr>
            <w:b/>
            <w:bCs/>
          </w:rPr>
          <w:t>TWELVE (12</w:t>
        </w:r>
      </w:ins>
      <w:r>
        <w:rPr>
          <w:b/>
          <w:bCs/>
        </w:rPr>
        <w:t>) MONTHS</w:t>
      </w:r>
      <w:r>
        <w:t xml:space="preserve"> </w:t>
      </w:r>
      <w:r>
        <w:t>IMMEDIATELY PRECEDING THE EVENT GIVING RISE TO LIABILITY.</w:t>
      </w:r>
    </w:p>
    <w:p w14:paraId="79B1A57F" w14:textId="77777777" w:rsidR="00FC1963" w:rsidRDefault="00EA33CD">
      <w:pPr>
        <w:pStyle w:val="BodyText"/>
        <w:rPr>
          <w:ins w:id="133" w:author="Comparison" w:date="2026-03-20T17:16:00Z" w16du:dateUtc="2026-03-20T21:16:00Z"/>
        </w:rPr>
      </w:pPr>
      <w:ins w:id="134" w:author="Comparison" w:date="2026-03-20T17:16:00Z" w16du:dateUtc="2026-03-20T21:16:00Z">
        <w:r>
          <w:rPr>
            <w:b/>
            <w:bCs/>
          </w:rPr>
          <w:t>NOTWITHSTANDING THE FOREGOING, THE LIABILITY CAP SET FORTH IN THIS SECTION 5.1 SHALL NOT APPLY TO:</w:t>
        </w:r>
      </w:ins>
    </w:p>
    <w:p w14:paraId="2F26FEF6" w14:textId="77777777" w:rsidR="00FC1963" w:rsidRDefault="00EA33CD">
      <w:pPr>
        <w:pStyle w:val="Compact"/>
        <w:numPr>
          <w:ilvl w:val="0"/>
          <w:numId w:val="11"/>
        </w:numPr>
        <w:rPr>
          <w:ins w:id="135" w:author="Comparison" w:date="2026-03-20T17:16:00Z" w16du:dateUtc="2026-03-20T21:16:00Z"/>
        </w:rPr>
      </w:pPr>
      <w:ins w:id="136" w:author="Comparison" w:date="2026-03-20T17:16:00Z" w16du:dateUtc="2026-03-20T21:16:00Z">
        <w:r>
          <w:rPr>
            <w:b/>
            <w:bCs/>
          </w:rPr>
          <w:t>(I) EITHER PARTY’S INDEMNIFICATION OBLIGATIONS UNDER SECTION 6;</w:t>
        </w:r>
      </w:ins>
    </w:p>
    <w:p w14:paraId="060FE6BB" w14:textId="77777777" w:rsidR="00FC1963" w:rsidRDefault="00EA33CD">
      <w:pPr>
        <w:pStyle w:val="Compact"/>
        <w:numPr>
          <w:ilvl w:val="0"/>
          <w:numId w:val="11"/>
        </w:numPr>
        <w:rPr>
          <w:ins w:id="137" w:author="Comparison" w:date="2026-03-20T17:16:00Z" w16du:dateUtc="2026-03-20T21:16:00Z"/>
        </w:rPr>
      </w:pPr>
      <w:ins w:id="138" w:author="Comparison" w:date="2026-03-20T17:16:00Z" w16du:dateUtc="2026-03-20T21:16:00Z">
        <w:r>
          <w:rPr>
            <w:b/>
            <w:bCs/>
          </w:rPr>
          <w:t>(II) EITHER PARTY’S BREACH OF ITS CONFIDENTIALITY OBLIGATIONS;</w:t>
        </w:r>
      </w:ins>
    </w:p>
    <w:p w14:paraId="2B1352BA" w14:textId="77777777" w:rsidR="00FC1963" w:rsidRDefault="00EA33CD">
      <w:pPr>
        <w:pStyle w:val="Compact"/>
        <w:numPr>
          <w:ilvl w:val="0"/>
          <w:numId w:val="11"/>
        </w:numPr>
        <w:rPr>
          <w:ins w:id="139" w:author="Comparison" w:date="2026-03-20T17:16:00Z" w16du:dateUtc="2026-03-20T21:16:00Z"/>
        </w:rPr>
      </w:pPr>
      <w:ins w:id="140" w:author="Comparison" w:date="2026-03-20T17:16:00Z" w16du:dateUtc="2026-03-20T21:16:00Z">
        <w:r>
          <w:rPr>
            <w:b/>
            <w:bCs/>
          </w:rPr>
          <w:t>(III) PROVIDER’S BREACH OF ITS DATA SECURITY OBLIGATIONS OR UNAUTHORIZED USE OF CUSTOMER DATA UNDER SECTION 4;</w:t>
        </w:r>
      </w:ins>
    </w:p>
    <w:p w14:paraId="1F59654A" w14:textId="77777777" w:rsidR="00FC1963" w:rsidRDefault="00EA33CD">
      <w:pPr>
        <w:pStyle w:val="Compact"/>
        <w:numPr>
          <w:ilvl w:val="0"/>
          <w:numId w:val="11"/>
        </w:numPr>
        <w:rPr>
          <w:ins w:id="141" w:author="Comparison" w:date="2026-03-20T17:16:00Z" w16du:dateUtc="2026-03-20T21:16:00Z"/>
        </w:rPr>
      </w:pPr>
      <w:ins w:id="142" w:author="Comparison" w:date="2026-03-20T17:16:00Z" w16du:dateUtc="2026-03-20T21:16:00Z">
        <w:r>
          <w:rPr>
            <w:b/>
            <w:bCs/>
          </w:rPr>
          <w:t>(IV) DAMAGES ARISING FROM A PARTY’S GROSS NEGLIGENCE, FRAUD, OR WILLFUL MISCONDUCT; OR</w:t>
        </w:r>
      </w:ins>
    </w:p>
    <w:p w14:paraId="438F98CE" w14:textId="77777777" w:rsidR="00FC1963" w:rsidRDefault="00EA33CD">
      <w:pPr>
        <w:pStyle w:val="Compact"/>
        <w:numPr>
          <w:ilvl w:val="0"/>
          <w:numId w:val="11"/>
        </w:numPr>
        <w:rPr>
          <w:ins w:id="143" w:author="Comparison" w:date="2026-03-20T17:16:00Z" w16du:dateUtc="2026-03-20T21:16:00Z"/>
        </w:rPr>
      </w:pPr>
      <w:ins w:id="144" w:author="Comparison" w:date="2026-03-20T17:16:00Z" w16du:dateUtc="2026-03-20T21:16:00Z">
        <w:r>
          <w:rPr>
            <w:b/>
            <w:bCs/>
          </w:rPr>
          <w:t>(V) CUSTOMER’S PAYMENT OBLIGATIONS FOR FEES DULY OWED UNDER THIS AGREEMENT.</w:t>
        </w:r>
      </w:ins>
    </w:p>
    <w:p w14:paraId="76E5F744" w14:textId="0A1D0EFF" w:rsidR="00FC1963" w:rsidRDefault="00EA33CD">
      <w:pPr>
        <w:pStyle w:val="FirstParagraph"/>
        <w:pPrChange w:id="145" w:author="Comparison" w:date="2026-03-20T17:16:00Z" w16du:dateUtc="2026-03-20T21:16:00Z">
          <w:pPr>
            <w:pStyle w:val="BodyText"/>
          </w:pPr>
        </w:pPrChange>
      </w:pPr>
      <w:r>
        <w:rPr>
          <w:b/>
          <w:bCs/>
        </w:rPr>
        <w:t xml:space="preserve">5.2 </w:t>
      </w:r>
      <w:ins w:id="146" w:author="Comparison" w:date="2026-03-20T17:16:00Z" w16du:dateUtc="2026-03-20T21:16:00Z">
        <w:r>
          <w:rPr>
            <w:b/>
            <w:bCs/>
          </w:rPr>
          <w:t xml:space="preserve">Mutual </w:t>
        </w:r>
      </w:ins>
      <w:r>
        <w:rPr>
          <w:b/>
          <w:bCs/>
        </w:rPr>
        <w:t xml:space="preserve">Exclusion of </w:t>
      </w:r>
      <w:ins w:id="147" w:author="Comparison" w:date="2026-03-20T17:16:00Z" w16du:dateUtc="2026-03-20T21:16:00Z">
        <w:r>
          <w:rPr>
            <w:b/>
            <w:bCs/>
          </w:rPr>
          <w:t xml:space="preserve">Consequential </w:t>
        </w:r>
      </w:ins>
      <w:r>
        <w:rPr>
          <w:b/>
          <w:bCs/>
        </w:rPr>
        <w:t>Damages.</w:t>
      </w:r>
      <w:r>
        <w:t xml:space="preserve"> IN NO EVENT SHALL </w:t>
      </w:r>
      <w:del w:id="148" w:author="Comparison" w:date="2026-03-20T17:16:00Z" w16du:dateUtc="2026-03-20T21:16:00Z">
        <w:r>
          <w:delText>PROVIDER</w:delText>
        </w:r>
      </w:del>
      <w:ins w:id="149" w:author="Comparison" w:date="2026-03-20T17:16:00Z" w16du:dateUtc="2026-03-20T21:16:00Z">
        <w:r>
          <w:t>EITHER PARTY</w:t>
        </w:r>
      </w:ins>
      <w:r>
        <w:t xml:space="preserve"> BE LIABLE FOR ANY INDIRECT, INCIDENTAL, SPECIAL, CONSEQUENTIAL, PUNITIVE, OR EXEMPLARY DAMAGES, INCLUDING LOSS OF PROFITS, DATA, BUSINESS, OR GOODWILL, EVEN IF ADVISED OF THE POSSIBILITY OF SUCH DAMAGES.</w:t>
      </w:r>
    </w:p>
    <w:p w14:paraId="6F4BE323" w14:textId="77777777" w:rsidR="00FC1963" w:rsidRDefault="00EA33CD">
      <w:pPr>
        <w:pStyle w:val="BodyText"/>
        <w:rPr>
          <w:ins w:id="150" w:author="Comparison" w:date="2026-03-20T17:16:00Z" w16du:dateUtc="2026-03-20T21:16:00Z"/>
        </w:rPr>
      </w:pPr>
      <w:ins w:id="151" w:author="Comparison" w:date="2026-03-20T17:16:00Z" w16du:dateUtc="2026-03-20T21:16:00Z">
        <w:r>
          <w:rPr>
            <w:b/>
            <w:bCs/>
          </w:rPr>
          <w:t>NOTWITHSTANDING THE FOREGOING, THE EXCLUSION IN THIS SECTION 5.2 SHALL NOT APPLY TO:</w:t>
        </w:r>
      </w:ins>
    </w:p>
    <w:p w14:paraId="4D55A43C" w14:textId="77777777" w:rsidR="00FC1963" w:rsidRDefault="00EA33CD">
      <w:pPr>
        <w:pStyle w:val="Compact"/>
        <w:numPr>
          <w:ilvl w:val="0"/>
          <w:numId w:val="12"/>
        </w:numPr>
        <w:rPr>
          <w:ins w:id="152" w:author="Comparison" w:date="2026-03-20T17:16:00Z" w16du:dateUtc="2026-03-20T21:16:00Z"/>
        </w:rPr>
      </w:pPr>
      <w:ins w:id="153" w:author="Comparison" w:date="2026-03-20T17:16:00Z" w16du:dateUtc="2026-03-20T21:16:00Z">
        <w:r>
          <w:rPr>
            <w:b/>
            <w:bCs/>
          </w:rPr>
          <w:t>(I) DAMAGES ARISING FROM A PARTY’S BREACH OF ITS CONFIDENTIALITY OBLIGATIONS;</w:t>
        </w:r>
      </w:ins>
    </w:p>
    <w:p w14:paraId="698A68A3" w14:textId="77777777" w:rsidR="00FC1963" w:rsidRDefault="00EA33CD">
      <w:pPr>
        <w:pStyle w:val="Compact"/>
        <w:numPr>
          <w:ilvl w:val="0"/>
          <w:numId w:val="12"/>
        </w:numPr>
        <w:rPr>
          <w:ins w:id="154" w:author="Comparison" w:date="2026-03-20T17:16:00Z" w16du:dateUtc="2026-03-20T21:16:00Z"/>
        </w:rPr>
      </w:pPr>
      <w:ins w:id="155" w:author="Comparison" w:date="2026-03-20T17:16:00Z" w16du:dateUtc="2026-03-20T21:16:00Z">
        <w:r>
          <w:rPr>
            <w:b/>
            <w:bCs/>
          </w:rPr>
          <w:t>(II) DAMAGES ARISING FROM PROVIDER’S BREACH OF ITS DATA SECURITY OR PRIVACY OBLIGATIONS OR UNAUTHORIZED USE OF CUSTOMER DATA; OR</w:t>
        </w:r>
      </w:ins>
    </w:p>
    <w:p w14:paraId="7DDD230E" w14:textId="77777777" w:rsidR="00FC1963" w:rsidRDefault="00EA33CD">
      <w:pPr>
        <w:pStyle w:val="Compact"/>
        <w:numPr>
          <w:ilvl w:val="0"/>
          <w:numId w:val="12"/>
        </w:numPr>
        <w:rPr>
          <w:ins w:id="156" w:author="Comparison" w:date="2026-03-20T17:16:00Z" w16du:dateUtc="2026-03-20T21:16:00Z"/>
        </w:rPr>
      </w:pPr>
      <w:ins w:id="157" w:author="Comparison" w:date="2026-03-20T17:16:00Z" w16du:dateUtc="2026-03-20T21:16:00Z">
        <w:r>
          <w:rPr>
            <w:b/>
            <w:bCs/>
          </w:rPr>
          <w:t>(III) A PARTY’S INDEMNIFICATION OBLIGATIONS UNDER SECTION 6.</w:t>
        </w:r>
      </w:ins>
    </w:p>
    <w:p w14:paraId="2796DB3B" w14:textId="77777777" w:rsidR="00FC1963" w:rsidRDefault="00EA33CD">
      <w:pPr>
        <w:pStyle w:val="FirstParagraph"/>
        <w:pPrChange w:id="158" w:author="Comparison" w:date="2026-03-20T17:16:00Z" w16du:dateUtc="2026-03-20T21:16:00Z">
          <w:pPr>
            <w:pStyle w:val="BodyText"/>
          </w:pPr>
        </w:pPrChange>
      </w:pPr>
      <w:r>
        <w:rPr>
          <w:b/>
          <w:bCs/>
        </w:rPr>
        <w:t>5.3 Applicability.</w:t>
      </w:r>
      <w:r>
        <w:t xml:space="preserve"> The foregoing limitations apply regardless of the theory of liability — contract, tort, strict liability, or otherwise — and shall apply even if any limited remedy fails of its essential purpose.</w:t>
      </w:r>
      <w:ins w:id="159" w:author="Comparison" w:date="2026-03-20T17:16:00Z" w16du:dateUtc="2026-03-20T21:16:00Z">
        <w:r>
          <w:t xml:space="preserve"> The parties acknowledge that the limitations of liability in this Section 5 reflect a reasonable allocation of risk and are an essential element of the basis of the bargain between the parties.</w:t>
        </w:r>
      </w:ins>
    </w:p>
    <w:p w14:paraId="616525BF" w14:textId="77777777" w:rsidR="00FC1963" w:rsidRDefault="00EA33CD">
      <w:pPr>
        <w:rPr>
          <w:ins w:id="160" w:author="Comparison" w:date="2026-03-20T17:16:00Z" w16du:dateUtc="2026-03-20T21:16:00Z"/>
        </w:rPr>
      </w:pPr>
      <w:ins w:id="161" w:author="Comparison" w:date="2026-03-20T17:16:00Z" w16du:dateUtc="2026-03-20T21:16:00Z">
        <w:r>
          <w:pict w14:anchorId="77EDC137">
            <v:rect id="_x0000_i1031" style="width:0;height:1.5pt" o:hralign="center" o:hrstd="t" o:hr="t"/>
          </w:pict>
        </w:r>
      </w:ins>
    </w:p>
    <w:p w14:paraId="0065FCE3" w14:textId="77777777" w:rsidR="00FC1963" w:rsidRDefault="00EA33CD">
      <w:pPr>
        <w:pStyle w:val="Heading2"/>
      </w:pPr>
      <w:bookmarkStart w:id="162" w:name="indemnification"/>
      <w:bookmarkEnd w:id="125"/>
      <w:r>
        <w:t>6. INDEMNIFICATION</w:t>
      </w:r>
    </w:p>
    <w:p w14:paraId="63A3448A" w14:textId="643C8892" w:rsidR="00FC1963" w:rsidRDefault="00EA33CD">
      <w:pPr>
        <w:pStyle w:val="FirstParagraph"/>
      </w:pPr>
      <w:del w:id="163" w:author="Comparison" w:date="2026-03-20T17:16:00Z" w16du:dateUtc="2026-03-20T21:16:00Z">
        <w:r>
          <w:delText xml:space="preserve">Customer </w:delText>
        </w:r>
      </w:del>
      <w:ins w:id="164" w:author="Comparison" w:date="2026-03-20T17:16:00Z" w16du:dateUtc="2026-03-20T21:16:00Z">
        <w:r>
          <w:rPr>
            <w:b/>
            <w:bCs/>
          </w:rPr>
          <w:t>6.1 Provider Indemnification.</w:t>
        </w:r>
        <w:r>
          <w:t xml:space="preserve"> Provider </w:t>
        </w:r>
      </w:ins>
      <w:r>
        <w:t xml:space="preserve">shall defend, indemnify, and hold harmless </w:t>
      </w:r>
      <w:del w:id="165" w:author="Comparison" w:date="2026-03-20T17:16:00Z" w16du:dateUtc="2026-03-20T21:16:00Z">
        <w:r>
          <w:delText>Provider</w:delText>
        </w:r>
      </w:del>
      <w:ins w:id="166" w:author="Comparison" w:date="2026-03-20T17:16:00Z" w16du:dateUtc="2026-03-20T21:16:00Z">
        <w:r>
          <w:t>Customer</w:t>
        </w:r>
      </w:ins>
      <w:r>
        <w:t xml:space="preserve"> and its affiliates, officers, directors, and employees from any </w:t>
      </w:r>
      <w:ins w:id="167" w:author="Comparison" w:date="2026-03-20T17:16:00Z" w16du:dateUtc="2026-03-20T21:16:00Z">
        <w:r>
          <w:t xml:space="preserve">third-party </w:t>
        </w:r>
      </w:ins>
      <w:r>
        <w:t xml:space="preserve">claims, damages, liabilities, </w:t>
      </w:r>
      <w:ins w:id="168" w:author="Comparison" w:date="2026-03-20T17:16:00Z" w16du:dateUtc="2026-03-20T21:16:00Z">
        <w:r>
          <w:t xml:space="preserve">costs, </w:t>
        </w:r>
      </w:ins>
      <w:r>
        <w:t xml:space="preserve">and expenses (including </w:t>
      </w:r>
      <w:ins w:id="169" w:author="Comparison" w:date="2026-03-20T17:16:00Z" w16du:dateUtc="2026-03-20T21:16:00Z">
        <w:r>
          <w:t xml:space="preserve">reasonable </w:t>
        </w:r>
      </w:ins>
      <w:r>
        <w:t>attorneys’ fees) arising out of or related to</w:t>
      </w:r>
      <w:del w:id="170" w:author="Comparison" w:date="2026-03-20T17:16:00Z" w16du:dateUtc="2026-03-20T21:16:00Z">
        <w:r>
          <w:delText xml:space="preserve"> Customer’s use of</w:delText>
        </w:r>
      </w:del>
      <w:ins w:id="171" w:author="Comparison" w:date="2026-03-20T17:16:00Z" w16du:dateUtc="2026-03-20T21:16:00Z">
        <w:r>
          <w:t>: (i) any allegation that</w:t>
        </w:r>
      </w:ins>
      <w:r>
        <w:t xml:space="preserve"> the Services</w:t>
      </w:r>
      <w:del w:id="172" w:author="Comparison" w:date="2026-03-20T17:16:00Z" w16du:dateUtc="2026-03-20T21:16:00Z">
        <w:r>
          <w:delText xml:space="preserve"> or breach of </w:delText>
        </w:r>
      </w:del>
      <w:ins w:id="173" w:author="Comparison" w:date="2026-03-20T17:16:00Z" w16du:dateUtc="2026-03-20T21:16:00Z">
        <w:r>
          <w:t xml:space="preserve">, as provided by Provider and used by Customer in accordance with </w:t>
        </w:r>
      </w:ins>
      <w:r>
        <w:t>this Agreement</w:t>
      </w:r>
      <w:ins w:id="174" w:author="Comparison" w:date="2026-03-20T17:16:00Z" w16du:dateUtc="2026-03-20T21:16:00Z">
        <w:r>
          <w:t>, infringe or misappropriate any third-party intellectual property right (including patents, copyrights, trademarks, and trade secrets); (ii) Provider’s breach of its data security or privacy obligations under this Agreement or applicable law; or (iii) Provider’s gross negligence or willful misconduct. Provider’s obligations under this Section 6.1 are conditioned upon Customer: (a) promptly notifying Provider in writing of any such claim; (b) granting Provider control of the defense and settlement of such c</w:t>
        </w:r>
        <w:r>
          <w:t>laim, provided that Provider shall not settle any claim in a manner that imposes liability or obligation on Customer without Customer’s prior written consent; and (c) cooperating reasonably with Provider in connection with such defense</w:t>
        </w:r>
      </w:ins>
      <w:r>
        <w:t>.</w:t>
      </w:r>
    </w:p>
    <w:p w14:paraId="09894531" w14:textId="77777777" w:rsidR="00FC1963" w:rsidRDefault="00EA33CD">
      <w:pPr>
        <w:pStyle w:val="BodyText"/>
        <w:rPr>
          <w:ins w:id="175" w:author="Comparison" w:date="2026-03-20T17:16:00Z" w16du:dateUtc="2026-03-20T21:16:00Z"/>
        </w:rPr>
      </w:pPr>
      <w:ins w:id="176" w:author="Comparison" w:date="2026-03-20T17:16:00Z" w16du:dateUtc="2026-03-20T21:16:00Z">
        <w:r>
          <w:rPr>
            <w:b/>
            <w:bCs/>
          </w:rPr>
          <w:t>6.2 Customer Indemnification.</w:t>
        </w:r>
        <w:r>
          <w:t xml:space="preserve"> Customer shall defend, indemnify, and hold harmless Provider and its affiliates, officers, directors, and employees from any third-party claims, damages, liabilities, costs, and expenses (including reasonable attorneys’ fees) arising out of or related to: (i) Customer Data infringing any third-party intellectual property right; or (ii) Customer’s material breach of this Agreement. Provider’s right to indemnification under this Section 6.2 is conditioned upon Provider: (a) promptly notifying Customer in wri</w:t>
        </w:r>
        <w:r>
          <w:t>ting of any such claim; (b) granting Customer control of the defense and settlement; and (c) cooperating reasonably in connection therewith.</w:t>
        </w:r>
      </w:ins>
    </w:p>
    <w:p w14:paraId="72302F9B" w14:textId="77777777" w:rsidR="00FC1963" w:rsidRDefault="00EA33CD">
      <w:pPr>
        <w:pStyle w:val="BodyText"/>
        <w:rPr>
          <w:ins w:id="177" w:author="Comparison" w:date="2026-03-20T17:16:00Z" w16du:dateUtc="2026-03-20T21:16:00Z"/>
        </w:rPr>
      </w:pPr>
      <w:ins w:id="178" w:author="Comparison" w:date="2026-03-20T17:16:00Z" w16du:dateUtc="2026-03-20T21:16:00Z">
        <w:r>
          <w:rPr>
            <w:b/>
            <w:bCs/>
          </w:rPr>
          <w:t>6.3 IP Infringement Remedy.</w:t>
        </w:r>
        <w:r>
          <w:t xml:space="preserve"> If the Services become, or in Provider’s reasonable opinion are likely to become, the subject of an IP infringement claim, Provider shall, at its expense and option: (i) procure for Customer the right to continue using the Services; (ii) modify the Services so they are non-infringing while maintaining materially equivalent functionality; or (iii) if neither (i) nor (ii) is commercially practicable, terminate Customer’s subscription and refund all prepaid, unused fees for the remainder of the Subscription T</w:t>
        </w:r>
        <w:r>
          <w:t>erm.</w:t>
        </w:r>
      </w:ins>
    </w:p>
    <w:p w14:paraId="3D9F4019" w14:textId="77777777" w:rsidR="00FC1963" w:rsidRDefault="00EA33CD">
      <w:pPr>
        <w:rPr>
          <w:ins w:id="179" w:author="Comparison" w:date="2026-03-20T17:16:00Z" w16du:dateUtc="2026-03-20T21:16:00Z"/>
        </w:rPr>
      </w:pPr>
      <w:ins w:id="180" w:author="Comparison" w:date="2026-03-20T17:16:00Z" w16du:dateUtc="2026-03-20T21:16:00Z">
        <w:r>
          <w:pict w14:anchorId="771A4AB2">
            <v:rect id="_x0000_i1032" style="width:0;height:1.5pt" o:hralign="center" o:hrstd="t" o:hr="t"/>
          </w:pict>
        </w:r>
      </w:ins>
    </w:p>
    <w:p w14:paraId="216AE36A" w14:textId="77777777" w:rsidR="00FC1963" w:rsidRDefault="00EA33CD">
      <w:pPr>
        <w:pStyle w:val="Heading2"/>
      </w:pPr>
      <w:bookmarkStart w:id="181" w:name="governing-law-and-disputes"/>
      <w:bookmarkEnd w:id="162"/>
      <w:r>
        <w:t>7. GOVERNING LAW AND DISPUTES</w:t>
      </w:r>
    </w:p>
    <w:p w14:paraId="1CA3154E" w14:textId="0150310B" w:rsidR="00FC1963" w:rsidRDefault="00EA33CD">
      <w:pPr>
        <w:pStyle w:val="FirstParagraph"/>
        <w:rPr>
          <w:ins w:id="182" w:author="Comparison" w:date="2026-03-20T17:16:00Z" w16du:dateUtc="2026-03-20T21:16:00Z"/>
        </w:rPr>
      </w:pPr>
      <w:ins w:id="183" w:author="Comparison" w:date="2026-03-20T17:16:00Z" w16du:dateUtc="2026-03-20T21:16:00Z">
        <w:r>
          <w:rPr>
            <w:b/>
            <w:bCs/>
          </w:rPr>
          <w:t>7.1 Governing Law.</w:t>
        </w:r>
        <w:r>
          <w:t xml:space="preserve"> </w:t>
        </w:r>
      </w:ins>
      <w:r>
        <w:t xml:space="preserve">This Agreement shall be governed by the laws of the State of </w:t>
      </w:r>
      <w:del w:id="184" w:author="Comparison" w:date="2026-03-20T17:16:00Z" w16du:dateUtc="2026-03-20T21:16:00Z">
        <w:r>
          <w:delText>Delaware. Any disputes</w:delText>
        </w:r>
      </w:del>
      <w:ins w:id="185" w:author="Comparison" w:date="2026-03-20T17:16:00Z" w16du:dateUtc="2026-03-20T21:16:00Z">
        <w:r>
          <w:rPr>
            <w:b/>
            <w:bCs/>
          </w:rPr>
          <w:t>[CUSTOMER TO NEGOTIATE: prefer Customer’s home state]</w:t>
        </w:r>
        <w:r>
          <w:t>, without regard to its conflict of law principles.</w:t>
        </w:r>
      </w:ins>
    </w:p>
    <w:p w14:paraId="377502DD" w14:textId="77777777" w:rsidR="00FC1963" w:rsidRDefault="00EA33CD">
      <w:pPr>
        <w:pStyle w:val="BodyText"/>
        <w:rPr>
          <w:ins w:id="186" w:author="Comparison" w:date="2026-03-20T17:16:00Z" w16du:dateUtc="2026-03-20T21:16:00Z"/>
        </w:rPr>
      </w:pPr>
      <w:ins w:id="187" w:author="Comparison" w:date="2026-03-20T17:16:00Z" w16du:dateUtc="2026-03-20T21:16:00Z">
        <w:r>
          <w:rPr>
            <w:b/>
            <w:bCs/>
          </w:rPr>
          <w:t>7.2 Informal Resolution.</w:t>
        </w:r>
        <w:r>
          <w:t xml:space="preserve"> In the event of any dispute, claim, or controversy arising out of or relating to this Agreement, the parties shall first attempt to resolve the matter through good-faith negotiation. Either party may initiate the informal dispute resolution process by providing written notice to the other party. The parties shall have thirty (30) days from such notice (or such longer period as the parties may agree in writing) to resolve the dispute informally before initiating arbitration.</w:t>
        </w:r>
      </w:ins>
    </w:p>
    <w:p w14:paraId="1EFBB499" w14:textId="32C7F3DC" w:rsidR="00FC1963" w:rsidRDefault="00EA33CD">
      <w:pPr>
        <w:pStyle w:val="BodyText"/>
        <w:pPrChange w:id="188" w:author="Comparison" w:date="2026-03-20T17:16:00Z" w16du:dateUtc="2026-03-20T21:16:00Z">
          <w:pPr>
            <w:pStyle w:val="FirstParagraph"/>
          </w:pPr>
        </w:pPrChange>
      </w:pPr>
      <w:ins w:id="189" w:author="Comparison" w:date="2026-03-20T17:16:00Z" w16du:dateUtc="2026-03-20T21:16:00Z">
        <w:r>
          <w:rPr>
            <w:b/>
            <w:bCs/>
          </w:rPr>
          <w:t>7.3 Arbitration.</w:t>
        </w:r>
        <w:r>
          <w:t xml:space="preserve"> If a dispute is not resolved through informal negotiation under Section 7.2, it</w:t>
        </w:r>
      </w:ins>
      <w:r>
        <w:t xml:space="preserve"> shall be resolved by binding individual arbitration</w:t>
      </w:r>
      <w:del w:id="190" w:author="Comparison" w:date="2026-03-20T17:16:00Z" w16du:dateUtc="2026-03-20T21:16:00Z">
        <w:r>
          <w:delText>; class actions are expressly waived.</w:delText>
        </w:r>
      </w:del>
      <w:ins w:id="191" w:author="Comparison" w:date="2026-03-20T17:16:00Z" w16du:dateUtc="2026-03-20T21:16:00Z">
        <w:r>
          <w:t xml:space="preserve"> administered by JAMS (or the American Arbitration Association, if mutually agreed) under its then-current Commercial Arbitration Rules.</w:t>
        </w:r>
      </w:ins>
      <w:r>
        <w:t xml:space="preserve"> The arbitration shall be conducted </w:t>
      </w:r>
      <w:del w:id="192" w:author="Comparison" w:date="2026-03-20T17:16:00Z" w16du:dateUtc="2026-03-20T21:16:00Z">
        <w:r>
          <w:delText>in Wilmington, Delaware</w:delText>
        </w:r>
      </w:del>
      <w:ins w:id="193" w:author="Comparison" w:date="2026-03-20T17:16:00Z" w16du:dateUtc="2026-03-20T21:16:00Z">
        <w:r>
          <w:t>by video conference or, if an in-person hearing is required,</w:t>
        </w:r>
      </w:ins>
      <w:r>
        <w:t xml:space="preserve"> at </w:t>
      </w:r>
      <w:del w:id="194" w:author="Comparison" w:date="2026-03-20T17:16:00Z" w16du:dateUtc="2026-03-20T21:16:00Z">
        <w:r>
          <w:delText>Customer’s expense</w:delText>
        </w:r>
      </w:del>
      <w:ins w:id="195" w:author="Comparison" w:date="2026-03-20T17:16:00Z" w16du:dateUtc="2026-03-20T21:16:00Z">
        <w:r>
          <w:t>a mutually agreed neutral location. Costs of arbitration (filing fees, arbitrator fees, and administrative fees) shall be borne equally by the parties, except that each party shall bear its own attorneys’ fees. The arbitrator’s award shall be final and binding and may be entered as a judgment in any court of competent jurisdiction</w:t>
        </w:r>
      </w:ins>
      <w:r>
        <w:t>.</w:t>
      </w:r>
    </w:p>
    <w:p w14:paraId="394C2308" w14:textId="77777777" w:rsidR="00FC1963" w:rsidRDefault="00EA33CD">
      <w:pPr>
        <w:pStyle w:val="BodyText"/>
        <w:rPr>
          <w:ins w:id="196" w:author="Comparison" w:date="2026-03-20T17:16:00Z" w16du:dateUtc="2026-03-20T21:16:00Z"/>
        </w:rPr>
      </w:pPr>
      <w:ins w:id="197" w:author="Comparison" w:date="2026-03-20T17:16:00Z" w16du:dateUtc="2026-03-20T21:16:00Z">
        <w:r>
          <w:rPr>
            <w:b/>
            <w:bCs/>
          </w:rPr>
          <w:t>7.4 Equitable Relief.</w:t>
        </w:r>
        <w:r>
          <w:t xml:space="preserve"> Notwithstanding Section 7.3, either party may seek injunctive or other equitable relief in a court of competent jurisdiction to prevent irreparable harm, including in connection with a breach of confidentiality or data security obligations, without first engaging in the informal dispute resolution process.</w:t>
        </w:r>
      </w:ins>
    </w:p>
    <w:p w14:paraId="38E8AE64" w14:textId="77777777" w:rsidR="00FC1963" w:rsidRDefault="00EA33CD">
      <w:pPr>
        <w:rPr>
          <w:ins w:id="198" w:author="Comparison" w:date="2026-03-20T17:16:00Z" w16du:dateUtc="2026-03-20T21:16:00Z"/>
        </w:rPr>
      </w:pPr>
      <w:ins w:id="199" w:author="Comparison" w:date="2026-03-20T17:16:00Z" w16du:dateUtc="2026-03-20T21:16:00Z">
        <w:r>
          <w:pict w14:anchorId="46B08846">
            <v:rect id="_x0000_i1033" style="width:0;height:1.5pt" o:hralign="center" o:hrstd="t" o:hr="t"/>
          </w:pict>
        </w:r>
      </w:ins>
    </w:p>
    <w:p w14:paraId="51770CEA" w14:textId="77777777" w:rsidR="00FC1963" w:rsidRDefault="00EA33CD">
      <w:pPr>
        <w:pStyle w:val="Heading2"/>
      </w:pPr>
      <w:bookmarkStart w:id="200" w:name="modifications"/>
      <w:bookmarkEnd w:id="181"/>
      <w:r>
        <w:t>8. MODIFICATIONS</w:t>
      </w:r>
    </w:p>
    <w:p w14:paraId="2E1C5CA3" w14:textId="77777777" w:rsidR="00203575" w:rsidRDefault="00EA33CD">
      <w:pPr>
        <w:pStyle w:val="FirstParagraph"/>
        <w:rPr>
          <w:del w:id="201" w:author="Comparison" w:date="2026-03-20T17:16:00Z" w16du:dateUtc="2026-03-20T21:16:00Z"/>
        </w:rPr>
      </w:pPr>
      <w:del w:id="202" w:author="Comparison" w:date="2026-03-20T17:16:00Z" w16du:dateUtc="2026-03-20T21:16:00Z">
        <w:r>
          <w:delText>Provider may update this Agreement at any time by posting a revised version to its website. Continued use of the Services following posting constitutes acceptance. Customer is responsible for reviewing the Agreement periodically.</w:delText>
        </w:r>
      </w:del>
    </w:p>
    <w:p w14:paraId="111AB228" w14:textId="77777777" w:rsidR="00203575" w:rsidRDefault="00EA33CD">
      <w:pPr>
        <w:rPr>
          <w:del w:id="203" w:author="Comparison" w:date="2026-03-20T17:16:00Z" w16du:dateUtc="2026-03-20T21:16:00Z"/>
        </w:rPr>
      </w:pPr>
      <w:del w:id="204" w:author="Comparison" w:date="2026-03-20T17:16:00Z" w16du:dateUtc="2026-03-20T21:16:00Z">
        <w:r>
          <w:pict w14:anchorId="3BE2FC37">
            <v:rect id="_x0000_i1041" style="width:0;height:1.5pt" o:hralign="center" o:hrstd="t" o:hr="t"/>
          </w:pict>
        </w:r>
      </w:del>
    </w:p>
    <w:p w14:paraId="4831734F" w14:textId="77777777" w:rsidR="00203575" w:rsidRDefault="00EA33CD">
      <w:pPr>
        <w:pStyle w:val="FirstParagraph"/>
        <w:rPr>
          <w:del w:id="205" w:author="Comparison" w:date="2026-03-20T17:16:00Z" w16du:dateUtc="2026-03-20T21:16:00Z"/>
        </w:rPr>
      </w:pPr>
      <w:del w:id="206" w:author="Comparison" w:date="2026-03-20T17:16:00Z" w16du:dateUtc="2026-03-20T21:16:00Z">
        <w:r>
          <w:rPr>
            <w:i/>
            <w:iCs/>
          </w:rPr>
          <w:delText>By clicking “I Accept” or accessing the Services, Customer agrees to be bound by this Agreement.</w:delText>
        </w:r>
      </w:del>
    </w:p>
    <w:p w14:paraId="2C21822E" w14:textId="77777777" w:rsidR="00203575" w:rsidRDefault="00EA33CD">
      <w:pPr>
        <w:pStyle w:val="BodyText"/>
        <w:rPr>
          <w:del w:id="207" w:author="Comparison" w:date="2026-03-20T17:16:00Z" w16du:dateUtc="2026-03-20T21:16:00Z"/>
        </w:rPr>
      </w:pPr>
      <w:del w:id="208" w:author="Comparison" w:date="2026-03-20T17:16:00Z" w16du:dateUtc="2026-03-20T21:16:00Z">
        <w:r>
          <w:rPr>
            <w:b/>
            <w:bCs/>
          </w:rPr>
          <w:delText>SkyVault Technologies, Inc.</w:delText>
        </w:r>
        <w:r>
          <w:delText xml:space="preserve"> — </w:delText>
        </w:r>
        <w:r>
          <w:rPr>
            <w:i/>
            <w:iCs/>
          </w:rPr>
          <w:delText>“Your Data, Elevated.”</w:delText>
        </w:r>
      </w:del>
    </w:p>
    <w:p w14:paraId="1C8BE871" w14:textId="77777777" w:rsidR="00203575" w:rsidRDefault="00EA33CD">
      <w:pPr>
        <w:rPr>
          <w:del w:id="209" w:author="Comparison" w:date="2026-03-20T17:16:00Z" w16du:dateUtc="2026-03-20T21:16:00Z"/>
        </w:rPr>
      </w:pPr>
      <w:del w:id="210" w:author="Comparison" w:date="2026-03-20T17:16:00Z" w16du:dateUtc="2026-03-20T21:16:00Z">
        <w:r>
          <w:pict w14:anchorId="0DF293CA">
            <v:rect id="_x0000_i1042" style="width:0;height:1.5pt" o:hralign="center" o:hrstd="t" o:hr="t"/>
          </w:pict>
        </w:r>
      </w:del>
    </w:p>
    <w:p w14:paraId="5F375E00" w14:textId="3E6106B3" w:rsidR="00FC1963" w:rsidRDefault="00EA33CD">
      <w:pPr>
        <w:pStyle w:val="FirstParagraph"/>
        <w:rPr>
          <w:ins w:id="211" w:author="Comparison" w:date="2026-03-20T17:16:00Z" w16du:dateUtc="2026-03-20T21:16:00Z"/>
        </w:rPr>
      </w:pPr>
      <w:del w:id="212" w:author="Comparison" w:date="2026-03-20T17:16:00Z" w16du:dateUtc="2026-03-20T21:16:00Z">
        <w:r>
          <w:rPr>
            <w:b/>
            <w:bCs/>
          </w:rPr>
          <w:delText>[END OF DOCUMENT — FICTIONAL TRAINING ARTIFACT]</w:delText>
        </w:r>
      </w:del>
      <w:ins w:id="213" w:author="Comparison" w:date="2026-03-20T17:16:00Z" w16du:dateUtc="2026-03-20T21:16:00Z">
        <w:r>
          <w:t>This Agreement may not be modified except by a written amendment signed by authorized representatives of both parties. Provider may not unilaterally modify the terms of this Agreement by website posting, notice, or otherwise without Customer’s express written consent. Any purported modification that does not comply with this Section 8 shall be void and of no effect.</w:t>
        </w:r>
      </w:ins>
    </w:p>
    <w:p w14:paraId="6A1DFC8A" w14:textId="77777777" w:rsidR="00FC1963" w:rsidRDefault="00EA33CD">
      <w:pPr>
        <w:rPr>
          <w:ins w:id="214" w:author="Comparison" w:date="2026-03-20T17:16:00Z" w16du:dateUtc="2026-03-20T21:16:00Z"/>
        </w:rPr>
      </w:pPr>
      <w:ins w:id="215" w:author="Comparison" w:date="2026-03-20T17:16:00Z" w16du:dateUtc="2026-03-20T21:16:00Z">
        <w:r>
          <w:pict w14:anchorId="7D68B7C6">
            <v:rect id="_x0000_i1034" style="width:0;height:1.5pt" o:hralign="center" o:hrstd="t" o:hr="t"/>
          </w:pict>
        </w:r>
      </w:ins>
    </w:p>
    <w:p w14:paraId="1B6E3278" w14:textId="77777777" w:rsidR="00FC1963" w:rsidRDefault="00EA33CD">
      <w:pPr>
        <w:pStyle w:val="Heading2"/>
        <w:rPr>
          <w:ins w:id="216" w:author="Comparison" w:date="2026-03-20T17:16:00Z" w16du:dateUtc="2026-03-20T21:16:00Z"/>
        </w:rPr>
      </w:pPr>
      <w:bookmarkStart w:id="217" w:name="security-incident-notification"/>
      <w:bookmarkEnd w:id="200"/>
      <w:ins w:id="218" w:author="Comparison" w:date="2026-03-20T17:16:00Z" w16du:dateUtc="2026-03-20T21:16:00Z">
        <w:r>
          <w:t>9. SECURITY INCIDENT NOTIFICATION</w:t>
        </w:r>
      </w:ins>
    </w:p>
    <w:p w14:paraId="6D92F47E" w14:textId="77777777" w:rsidR="00FC1963" w:rsidRDefault="00EA33CD">
      <w:pPr>
        <w:pStyle w:val="FirstParagraph"/>
        <w:rPr>
          <w:ins w:id="219" w:author="Comparison" w:date="2026-03-20T17:16:00Z" w16du:dateUtc="2026-03-20T21:16:00Z"/>
        </w:rPr>
      </w:pPr>
      <w:ins w:id="220" w:author="Comparison" w:date="2026-03-20T17:16:00Z" w16du:dateUtc="2026-03-20T21:16:00Z">
        <w:r>
          <w:rPr>
            <w:b/>
            <w:bCs/>
          </w:rPr>
          <w:t>9.1 Notice Obligation.</w:t>
        </w:r>
        <w:r>
          <w:t xml:space="preserve"> Provider shall notify Customer of any confirmed or reasonably suspected Security Incident affecting Customer Data within </w:t>
        </w:r>
        <w:r>
          <w:rPr>
            <w:b/>
            <w:bCs/>
          </w:rPr>
          <w:t>seventy-two (72) hours</w:t>
        </w:r>
        <w:r>
          <w:t xml:space="preserve"> of Provider’s discovery of such incident. Notice shall be provided to Customer’s designated security contact or, in the absence of such designation, to Customer’s primary legal or IT contact.</w:t>
        </w:r>
      </w:ins>
    </w:p>
    <w:p w14:paraId="39BA69E1" w14:textId="77777777" w:rsidR="00FC1963" w:rsidRDefault="00EA33CD">
      <w:pPr>
        <w:pStyle w:val="BodyText"/>
        <w:rPr>
          <w:ins w:id="221" w:author="Comparison" w:date="2026-03-20T17:16:00Z" w16du:dateUtc="2026-03-20T21:16:00Z"/>
        </w:rPr>
      </w:pPr>
      <w:ins w:id="222" w:author="Comparison" w:date="2026-03-20T17:16:00Z" w16du:dateUtc="2026-03-20T21:16:00Z">
        <w:r>
          <w:rPr>
            <w:b/>
            <w:bCs/>
          </w:rPr>
          <w:t>9.2 Notice Content.</w:t>
        </w:r>
        <w:r>
          <w:t xml:space="preserve"> Such notice shall include, to the extent then known and without undue delay:</w:t>
        </w:r>
      </w:ins>
    </w:p>
    <w:p w14:paraId="3F7CA9FD" w14:textId="77777777" w:rsidR="00FC1963" w:rsidRDefault="00FC1963">
      <w:pPr>
        <w:pStyle w:val="Compact"/>
        <w:numPr>
          <w:ilvl w:val="0"/>
          <w:numId w:val="13"/>
        </w:numPr>
        <w:rPr>
          <w:ins w:id="223" w:author="Comparison" w:date="2026-03-20T17:16:00Z" w16du:dateUtc="2026-03-20T21:16:00Z"/>
        </w:rPr>
      </w:pPr>
    </w:p>
    <w:p w14:paraId="2C92332A" w14:textId="77777777" w:rsidR="00FC1963" w:rsidRDefault="00EA33CD">
      <w:pPr>
        <w:pStyle w:val="Compact"/>
        <w:numPr>
          <w:ilvl w:val="1"/>
          <w:numId w:val="14"/>
        </w:numPr>
        <w:rPr>
          <w:ins w:id="224" w:author="Comparison" w:date="2026-03-20T17:16:00Z" w16du:dateUtc="2026-03-20T21:16:00Z"/>
        </w:rPr>
      </w:pPr>
      <w:ins w:id="225" w:author="Comparison" w:date="2026-03-20T17:16:00Z" w16du:dateUtc="2026-03-20T21:16:00Z">
        <w:r>
          <w:t>a description of the nature of the Security Incident, including the categories of Customer Data involved;</w:t>
        </w:r>
      </w:ins>
    </w:p>
    <w:p w14:paraId="7FC1AD71" w14:textId="77777777" w:rsidR="00FC1963" w:rsidRDefault="00FC1963">
      <w:pPr>
        <w:pStyle w:val="Compact"/>
        <w:numPr>
          <w:ilvl w:val="0"/>
          <w:numId w:val="13"/>
        </w:numPr>
        <w:rPr>
          <w:ins w:id="226" w:author="Comparison" w:date="2026-03-20T17:16:00Z" w16du:dateUtc="2026-03-20T21:16:00Z"/>
        </w:rPr>
      </w:pPr>
    </w:p>
    <w:p w14:paraId="4427CA6D" w14:textId="77777777" w:rsidR="00FC1963" w:rsidRDefault="00EA33CD">
      <w:pPr>
        <w:pStyle w:val="Compact"/>
        <w:numPr>
          <w:ilvl w:val="1"/>
          <w:numId w:val="15"/>
        </w:numPr>
        <w:rPr>
          <w:ins w:id="227" w:author="Comparison" w:date="2026-03-20T17:16:00Z" w16du:dateUtc="2026-03-20T21:16:00Z"/>
        </w:rPr>
      </w:pPr>
      <w:ins w:id="228" w:author="Comparison" w:date="2026-03-20T17:16:00Z" w16du:dateUtc="2026-03-20T21:16:00Z">
        <w:r>
          <w:t>the categories and approximate number of individuals and data records affected;</w:t>
        </w:r>
      </w:ins>
    </w:p>
    <w:p w14:paraId="458D9389" w14:textId="77777777" w:rsidR="00FC1963" w:rsidRDefault="00FC1963">
      <w:pPr>
        <w:pStyle w:val="Compact"/>
        <w:numPr>
          <w:ilvl w:val="0"/>
          <w:numId w:val="13"/>
        </w:numPr>
        <w:rPr>
          <w:ins w:id="229" w:author="Comparison" w:date="2026-03-20T17:16:00Z" w16du:dateUtc="2026-03-20T21:16:00Z"/>
        </w:rPr>
      </w:pPr>
    </w:p>
    <w:p w14:paraId="6361C3BD" w14:textId="77777777" w:rsidR="00FC1963" w:rsidRDefault="00EA33CD">
      <w:pPr>
        <w:pStyle w:val="Compact"/>
        <w:numPr>
          <w:ilvl w:val="1"/>
          <w:numId w:val="16"/>
        </w:numPr>
        <w:rPr>
          <w:ins w:id="230" w:author="Comparison" w:date="2026-03-20T17:16:00Z" w16du:dateUtc="2026-03-20T21:16:00Z"/>
        </w:rPr>
      </w:pPr>
      <w:ins w:id="231" w:author="Comparison" w:date="2026-03-20T17:16:00Z" w16du:dateUtc="2026-03-20T21:16:00Z">
        <w:r>
          <w:t>the name and contact information of Provider’s data protection officer or designated security contact;</w:t>
        </w:r>
      </w:ins>
    </w:p>
    <w:p w14:paraId="389F02C0" w14:textId="77777777" w:rsidR="00FC1963" w:rsidRDefault="00FC1963">
      <w:pPr>
        <w:pStyle w:val="Compact"/>
        <w:numPr>
          <w:ilvl w:val="0"/>
          <w:numId w:val="13"/>
        </w:numPr>
        <w:rPr>
          <w:ins w:id="232" w:author="Comparison" w:date="2026-03-20T17:16:00Z" w16du:dateUtc="2026-03-20T21:16:00Z"/>
        </w:rPr>
      </w:pPr>
    </w:p>
    <w:p w14:paraId="47395877" w14:textId="77777777" w:rsidR="00FC1963" w:rsidRDefault="00EA33CD">
      <w:pPr>
        <w:pStyle w:val="Compact"/>
        <w:numPr>
          <w:ilvl w:val="1"/>
          <w:numId w:val="17"/>
        </w:numPr>
        <w:rPr>
          <w:ins w:id="233" w:author="Comparison" w:date="2026-03-20T17:16:00Z" w16du:dateUtc="2026-03-20T21:16:00Z"/>
        </w:rPr>
      </w:pPr>
      <w:ins w:id="234" w:author="Comparison" w:date="2026-03-20T17:16:00Z" w16du:dateUtc="2026-03-20T21:16:00Z">
        <w:r>
          <w:t>the likely consequences of the Security Incident; and</w:t>
        </w:r>
      </w:ins>
    </w:p>
    <w:p w14:paraId="7E03A977" w14:textId="77777777" w:rsidR="00FC1963" w:rsidRDefault="00FC1963">
      <w:pPr>
        <w:pStyle w:val="Compact"/>
        <w:numPr>
          <w:ilvl w:val="0"/>
          <w:numId w:val="13"/>
        </w:numPr>
        <w:rPr>
          <w:ins w:id="235" w:author="Comparison" w:date="2026-03-20T17:16:00Z" w16du:dateUtc="2026-03-20T21:16:00Z"/>
        </w:rPr>
      </w:pPr>
    </w:p>
    <w:p w14:paraId="6D892B12" w14:textId="77777777" w:rsidR="00FC1963" w:rsidRDefault="00EA33CD">
      <w:pPr>
        <w:pStyle w:val="Compact"/>
        <w:numPr>
          <w:ilvl w:val="1"/>
          <w:numId w:val="18"/>
        </w:numPr>
        <w:rPr>
          <w:ins w:id="236" w:author="Comparison" w:date="2026-03-20T17:16:00Z" w16du:dateUtc="2026-03-20T21:16:00Z"/>
        </w:rPr>
      </w:pPr>
      <w:ins w:id="237" w:author="Comparison" w:date="2026-03-20T17:16:00Z" w16du:dateUtc="2026-03-20T21:16:00Z">
        <w:r>
          <w:t>the measures taken or proposed to be taken by Provider to address the Security Incident and to mitigate its possible adverse effects.</w:t>
        </w:r>
      </w:ins>
    </w:p>
    <w:p w14:paraId="424640A8" w14:textId="77777777" w:rsidR="00FC1963" w:rsidRDefault="00EA33CD">
      <w:pPr>
        <w:pStyle w:val="FirstParagraph"/>
        <w:rPr>
          <w:ins w:id="238" w:author="Comparison" w:date="2026-03-20T17:16:00Z" w16du:dateUtc="2026-03-20T21:16:00Z"/>
        </w:rPr>
      </w:pPr>
      <w:ins w:id="239" w:author="Comparison" w:date="2026-03-20T17:16:00Z" w16du:dateUtc="2026-03-20T21:16:00Z">
        <w:r>
          <w:rPr>
            <w:b/>
            <w:bCs/>
          </w:rPr>
          <w:t>9.3 Definition.</w:t>
        </w:r>
        <w:r>
          <w:t xml:space="preserve"> “Security Incident” means any unauthorized access to, acquisition of, disclosure of, alteration of, or destruction of Customer Data, or any breach of Provider’s physical, technical, administrative, or organizational safeguards that compromises the confidentiality, integrity, or availability of Customer Data.</w:t>
        </w:r>
      </w:ins>
    </w:p>
    <w:p w14:paraId="1C2B5542" w14:textId="77777777" w:rsidR="00FC1963" w:rsidRDefault="00EA33CD">
      <w:pPr>
        <w:pStyle w:val="BodyText"/>
        <w:rPr>
          <w:ins w:id="240" w:author="Comparison" w:date="2026-03-20T17:16:00Z" w16du:dateUtc="2026-03-20T21:16:00Z"/>
        </w:rPr>
      </w:pPr>
      <w:ins w:id="241" w:author="Comparison" w:date="2026-03-20T17:16:00Z" w16du:dateUtc="2026-03-20T21:16:00Z">
        <w:r>
          <w:rPr>
            <w:b/>
            <w:bCs/>
          </w:rPr>
          <w:t>9.4 Cooperation.</w:t>
        </w:r>
        <w:r>
          <w:t xml:space="preserve"> Provider shall cooperate fully with Customer and, where required by applicable law, with relevant supervisory authorities in connection with any Security Incident, including by providing Customer with all information reasonably necessary for Customer to meet its own legal notification and reporting obligations.</w:t>
        </w:r>
      </w:ins>
    </w:p>
    <w:p w14:paraId="457291DA" w14:textId="77777777" w:rsidR="00FC1963" w:rsidRDefault="00EA33CD">
      <w:pPr>
        <w:rPr>
          <w:ins w:id="242" w:author="Comparison" w:date="2026-03-20T17:16:00Z" w16du:dateUtc="2026-03-20T21:16:00Z"/>
        </w:rPr>
      </w:pPr>
      <w:ins w:id="243" w:author="Comparison" w:date="2026-03-20T17:16:00Z" w16du:dateUtc="2026-03-20T21:16:00Z">
        <w:r>
          <w:pict w14:anchorId="355F18AC">
            <v:rect id="_x0000_i1035" style="width:0;height:1.5pt" o:hralign="center" o:hrstd="t" o:hr="t"/>
          </w:pict>
        </w:r>
      </w:ins>
    </w:p>
    <w:p w14:paraId="57523FF8" w14:textId="77777777" w:rsidR="00FC1963" w:rsidRDefault="00EA33CD">
      <w:pPr>
        <w:pStyle w:val="Heading2"/>
        <w:rPr>
          <w:ins w:id="244" w:author="Comparison" w:date="2026-03-20T17:16:00Z" w16du:dateUtc="2026-03-20T21:16:00Z"/>
        </w:rPr>
      </w:pPr>
      <w:bookmarkStart w:id="245" w:name="data-return-and-deletion"/>
      <w:bookmarkEnd w:id="217"/>
      <w:ins w:id="246" w:author="Comparison" w:date="2026-03-20T17:16:00Z" w16du:dateUtc="2026-03-20T21:16:00Z">
        <w:r>
          <w:t>10. DATA RETURN AND DELETION</w:t>
        </w:r>
      </w:ins>
    </w:p>
    <w:p w14:paraId="096CFCE4" w14:textId="77777777" w:rsidR="00FC1963" w:rsidRDefault="00EA33CD">
      <w:pPr>
        <w:pStyle w:val="FirstParagraph"/>
        <w:rPr>
          <w:ins w:id="247" w:author="Comparison" w:date="2026-03-20T17:16:00Z" w16du:dateUtc="2026-03-20T21:16:00Z"/>
        </w:rPr>
      </w:pPr>
      <w:ins w:id="248" w:author="Comparison" w:date="2026-03-20T17:16:00Z" w16du:dateUtc="2026-03-20T21:16:00Z">
        <w:r>
          <w:rPr>
            <w:b/>
            <w:bCs/>
          </w:rPr>
          <w:t>10.1 Data Export.</w:t>
        </w:r>
        <w:r>
          <w:t xml:space="preserve"> </w:t>
        </w:r>
        <w:r>
          <w:t>Upon termination or expiration of this Agreement for any reason, Customer shall have sixty (60) days to export or retrieve all Customer Data from the Services in a machine-readable, industry-standard format (the “Data Return Period”). Provider shall make the Services available to Customer in read-only mode for this purpose and shall cooperate with and provide reasonable assistance to Customer in connection with such export at no additional charge.</w:t>
        </w:r>
      </w:ins>
    </w:p>
    <w:p w14:paraId="352E6A9B" w14:textId="77777777" w:rsidR="00FC1963" w:rsidRDefault="00EA33CD">
      <w:pPr>
        <w:pStyle w:val="BodyText"/>
        <w:rPr>
          <w:ins w:id="249" w:author="Comparison" w:date="2026-03-20T17:16:00Z" w16du:dateUtc="2026-03-20T21:16:00Z"/>
        </w:rPr>
      </w:pPr>
      <w:ins w:id="250" w:author="Comparison" w:date="2026-03-20T17:16:00Z" w16du:dateUtc="2026-03-20T21:16:00Z">
        <w:r>
          <w:rPr>
            <w:b/>
            <w:bCs/>
          </w:rPr>
          <w:t>10.2 Deletion.</w:t>
        </w:r>
        <w:r>
          <w:t xml:space="preserve"> Following the Data Return Period, Provider shall securely delete all Customer Data from its systems, including all production databases, backup systems, and disaster recovery systems, within thirty (30) days. Provider shall provide Customer with written certification of such deletion upon Customer’s request.</w:t>
        </w:r>
      </w:ins>
    </w:p>
    <w:p w14:paraId="50BC837D" w14:textId="77777777" w:rsidR="00FC1963" w:rsidRDefault="00EA33CD">
      <w:pPr>
        <w:pStyle w:val="BodyText"/>
        <w:rPr>
          <w:ins w:id="251" w:author="Comparison" w:date="2026-03-20T17:16:00Z" w16du:dateUtc="2026-03-20T21:16:00Z"/>
        </w:rPr>
      </w:pPr>
      <w:ins w:id="252" w:author="Comparison" w:date="2026-03-20T17:16:00Z" w16du:dateUtc="2026-03-20T21:16:00Z">
        <w:r>
          <w:rPr>
            <w:b/>
            <w:bCs/>
          </w:rPr>
          <w:t>10.3 Survival.</w:t>
        </w:r>
        <w:r>
          <w:t xml:space="preserve"> Provider’s obligations under this Section 10 shall survive expiration or termination of this Agreement for any reason and shall not be affected by any other provision of this Agreement.</w:t>
        </w:r>
      </w:ins>
    </w:p>
    <w:p w14:paraId="6B0D41AD" w14:textId="77777777" w:rsidR="00FC1963" w:rsidRDefault="00EA33CD">
      <w:pPr>
        <w:rPr>
          <w:ins w:id="253" w:author="Comparison" w:date="2026-03-20T17:16:00Z" w16du:dateUtc="2026-03-20T21:16:00Z"/>
        </w:rPr>
      </w:pPr>
      <w:ins w:id="254" w:author="Comparison" w:date="2026-03-20T17:16:00Z" w16du:dateUtc="2026-03-20T21:16:00Z">
        <w:r>
          <w:pict w14:anchorId="1C424E23">
            <v:rect id="_x0000_i1036" style="width:0;height:1.5pt" o:hralign="center" o:hrstd="t" o:hr="t"/>
          </w:pict>
        </w:r>
      </w:ins>
    </w:p>
    <w:p w14:paraId="769D7FEE" w14:textId="77777777" w:rsidR="00FC1963" w:rsidRDefault="00EA33CD">
      <w:pPr>
        <w:pStyle w:val="Heading2"/>
        <w:rPr>
          <w:ins w:id="255" w:author="Comparison" w:date="2026-03-20T17:16:00Z" w16du:dateUtc="2026-03-20T21:16:00Z"/>
        </w:rPr>
      </w:pPr>
      <w:bookmarkStart w:id="256" w:name="termination"/>
      <w:bookmarkEnd w:id="245"/>
      <w:ins w:id="257" w:author="Comparison" w:date="2026-03-20T17:16:00Z" w16du:dateUtc="2026-03-20T21:16:00Z">
        <w:r>
          <w:t>11. TERMINATION</w:t>
        </w:r>
      </w:ins>
    </w:p>
    <w:p w14:paraId="1341D7DB" w14:textId="77777777" w:rsidR="00FC1963" w:rsidRDefault="00EA33CD">
      <w:pPr>
        <w:pStyle w:val="FirstParagraph"/>
        <w:rPr>
          <w:ins w:id="258" w:author="Comparison" w:date="2026-03-20T17:16:00Z" w16du:dateUtc="2026-03-20T21:16:00Z"/>
        </w:rPr>
      </w:pPr>
      <w:ins w:id="259" w:author="Comparison" w:date="2026-03-20T17:16:00Z" w16du:dateUtc="2026-03-20T21:16:00Z">
        <w:r>
          <w:rPr>
            <w:b/>
            <w:bCs/>
          </w:rPr>
          <w:t>11.1 Termination for Convenience.</w:t>
        </w:r>
        <w:r>
          <w:t xml:space="preserve"> Customer may terminate this Agreement for any reason or no reason upon sixty (60) days’ prior written notice to Provider. In the event of Customer’s termination for convenience, Provider shall refund to Customer any prepaid, unused fees on a pro-rata basis for the remainder of the current Subscription Term within thirty (30) days of the effective date of termination.</w:t>
        </w:r>
      </w:ins>
    </w:p>
    <w:p w14:paraId="6002B2EA" w14:textId="77777777" w:rsidR="00FC1963" w:rsidRDefault="00EA33CD">
      <w:pPr>
        <w:pStyle w:val="BodyText"/>
        <w:rPr>
          <w:ins w:id="260" w:author="Comparison" w:date="2026-03-20T17:16:00Z" w16du:dateUtc="2026-03-20T21:16:00Z"/>
        </w:rPr>
      </w:pPr>
      <w:ins w:id="261" w:author="Comparison" w:date="2026-03-20T17:16:00Z" w16du:dateUtc="2026-03-20T21:16:00Z">
        <w:r>
          <w:rPr>
            <w:b/>
            <w:bCs/>
          </w:rPr>
          <w:t>11.2 Termination for Cause.</w:t>
        </w:r>
        <w:r>
          <w:t xml:space="preserve"> Either party may terminate this Agreement upon written notice if the other party:</w:t>
        </w:r>
      </w:ins>
    </w:p>
    <w:p w14:paraId="6296AA59" w14:textId="77777777" w:rsidR="00FC1963" w:rsidRDefault="00FC1963">
      <w:pPr>
        <w:pStyle w:val="Compact"/>
        <w:numPr>
          <w:ilvl w:val="0"/>
          <w:numId w:val="19"/>
        </w:numPr>
        <w:rPr>
          <w:ins w:id="262" w:author="Comparison" w:date="2026-03-20T17:16:00Z" w16du:dateUtc="2026-03-20T21:16:00Z"/>
        </w:rPr>
      </w:pPr>
    </w:p>
    <w:p w14:paraId="49121563" w14:textId="77777777" w:rsidR="00FC1963" w:rsidRDefault="00EA33CD">
      <w:pPr>
        <w:pStyle w:val="Compact"/>
        <w:numPr>
          <w:ilvl w:val="1"/>
          <w:numId w:val="20"/>
        </w:numPr>
        <w:rPr>
          <w:ins w:id="263" w:author="Comparison" w:date="2026-03-20T17:16:00Z" w16du:dateUtc="2026-03-20T21:16:00Z"/>
        </w:rPr>
      </w:pPr>
      <w:ins w:id="264" w:author="Comparison" w:date="2026-03-20T17:16:00Z" w16du:dateUtc="2026-03-20T21:16:00Z">
        <w:r>
          <w:t>materially breaches this Agreement and fails to cure such breach within thirty (30) days of written notice specifying the nature of the breach in reasonable detail; or</w:t>
        </w:r>
      </w:ins>
    </w:p>
    <w:p w14:paraId="55CB56DF" w14:textId="77777777" w:rsidR="00FC1963" w:rsidRDefault="00FC1963">
      <w:pPr>
        <w:pStyle w:val="Compact"/>
        <w:numPr>
          <w:ilvl w:val="0"/>
          <w:numId w:val="19"/>
        </w:numPr>
        <w:rPr>
          <w:ins w:id="265" w:author="Comparison" w:date="2026-03-20T17:16:00Z" w16du:dateUtc="2026-03-20T21:16:00Z"/>
        </w:rPr>
      </w:pPr>
    </w:p>
    <w:p w14:paraId="74D09608" w14:textId="77777777" w:rsidR="00FC1963" w:rsidRDefault="00EA33CD">
      <w:pPr>
        <w:pStyle w:val="Compact"/>
        <w:numPr>
          <w:ilvl w:val="1"/>
          <w:numId w:val="21"/>
        </w:numPr>
        <w:rPr>
          <w:ins w:id="266" w:author="Comparison" w:date="2026-03-20T17:16:00Z" w16du:dateUtc="2026-03-20T21:16:00Z"/>
        </w:rPr>
      </w:pPr>
      <w:ins w:id="267" w:author="Comparison" w:date="2026-03-20T17:16:00Z" w16du:dateUtc="2026-03-20T21:16:00Z">
        <w:r>
          <w:t>becomes insolvent, makes a general assignment for the benefit of creditors, or becomes subject to bankruptcy, receivership, or similar proceedings that are not dismissed within sixty (60) days.</w:t>
        </w:r>
      </w:ins>
    </w:p>
    <w:p w14:paraId="011895C4" w14:textId="77777777" w:rsidR="00FC1963" w:rsidRDefault="00EA33CD">
      <w:pPr>
        <w:pStyle w:val="FirstParagraph"/>
        <w:rPr>
          <w:ins w:id="268" w:author="Comparison" w:date="2026-03-20T17:16:00Z" w16du:dateUtc="2026-03-20T21:16:00Z"/>
        </w:rPr>
      </w:pPr>
      <w:ins w:id="269" w:author="Comparison" w:date="2026-03-20T17:16:00Z" w16du:dateUtc="2026-03-20T21:16:00Z">
        <w:r>
          <w:rPr>
            <w:b/>
            <w:bCs/>
          </w:rPr>
          <w:t>11.3 Termination by Customer for SLA Failure.</w:t>
        </w:r>
        <w:r>
          <w:t xml:space="preserve"> Customer may terminate this Agreement in accordance with Section 3.2 for Provider’s repeated failure to meet the Uptime SLA.</w:t>
        </w:r>
      </w:ins>
    </w:p>
    <w:p w14:paraId="27362033" w14:textId="77777777" w:rsidR="00FC1963" w:rsidRDefault="00EA33CD">
      <w:pPr>
        <w:pStyle w:val="BodyText"/>
        <w:rPr>
          <w:ins w:id="270" w:author="Comparison" w:date="2026-03-20T17:16:00Z" w16du:dateUtc="2026-03-20T21:16:00Z"/>
        </w:rPr>
      </w:pPr>
      <w:ins w:id="271" w:author="Comparison" w:date="2026-03-20T17:16:00Z" w16du:dateUtc="2026-03-20T21:16:00Z">
        <w:r>
          <w:rPr>
            <w:b/>
            <w:bCs/>
          </w:rPr>
          <w:t>11.4 Effect of Termination.</w:t>
        </w:r>
        <w:r>
          <w:t xml:space="preserve"> Upon any termination or expiration of this Agreement: (i) all rights and licenses granted to Customer hereunder shall immediately terminate; (ii) Customer shall pay any outstanding fees due through the effective date of termination; (iii) Sections 4.1, 5, 6, 7, 8, 10, 11.4, and 12 shall survive termination or expiration of this Agreement; and (iv) Provider shall comply with its data return and deletion obligations under Section 10.</w:t>
        </w:r>
      </w:ins>
    </w:p>
    <w:p w14:paraId="627E0D82" w14:textId="77777777" w:rsidR="00FC1963" w:rsidRDefault="00EA33CD">
      <w:pPr>
        <w:rPr>
          <w:ins w:id="272" w:author="Comparison" w:date="2026-03-20T17:16:00Z" w16du:dateUtc="2026-03-20T21:16:00Z"/>
        </w:rPr>
      </w:pPr>
      <w:ins w:id="273" w:author="Comparison" w:date="2026-03-20T17:16:00Z" w16du:dateUtc="2026-03-20T21:16:00Z">
        <w:r>
          <w:pict w14:anchorId="36BC4B6A">
            <v:rect id="_x0000_i1037" style="width:0;height:1.5pt" o:hralign="center" o:hrstd="t" o:hr="t"/>
          </w:pict>
        </w:r>
      </w:ins>
    </w:p>
    <w:p w14:paraId="18D9166C" w14:textId="77777777" w:rsidR="00FC1963" w:rsidRDefault="00EA33CD">
      <w:pPr>
        <w:pStyle w:val="Heading2"/>
        <w:rPr>
          <w:ins w:id="274" w:author="Comparison" w:date="2026-03-20T17:16:00Z" w16du:dateUtc="2026-03-20T21:16:00Z"/>
        </w:rPr>
      </w:pPr>
      <w:bookmarkStart w:id="275" w:name="general-provisions"/>
      <w:bookmarkEnd w:id="256"/>
      <w:ins w:id="276" w:author="Comparison" w:date="2026-03-20T17:16:00Z" w16du:dateUtc="2026-03-20T21:16:00Z">
        <w:r>
          <w:t>12. GENERAL PROVISIONS</w:t>
        </w:r>
      </w:ins>
    </w:p>
    <w:p w14:paraId="5B3DF577" w14:textId="77777777" w:rsidR="00FC1963" w:rsidRDefault="00EA33CD">
      <w:pPr>
        <w:pStyle w:val="FirstParagraph"/>
        <w:rPr>
          <w:ins w:id="277" w:author="Comparison" w:date="2026-03-20T17:16:00Z" w16du:dateUtc="2026-03-20T21:16:00Z"/>
        </w:rPr>
      </w:pPr>
      <w:ins w:id="278" w:author="Comparison" w:date="2026-03-20T17:16:00Z" w16du:dateUtc="2026-03-20T21:16:00Z">
        <w:r>
          <w:rPr>
            <w:b/>
            <w:bCs/>
          </w:rPr>
          <w:t>12.1 Confidentiality.</w:t>
        </w:r>
        <w:r>
          <w:t xml:space="preserve"> Each party agrees to hold in confidence and not to disclose to any third party the other party’s Confidential Information, using at least the same degree of care it uses to protect its own confidential information, but in no event less than reasonable care. “Confidential Information” means any non-public information disclosed by one party to the other that is designated as confidential or that reasonably should be understood to be confidential given the nature of the information. Confidential Information d</w:t>
        </w:r>
        <w:r>
          <w:t>oes not include information that: (i) is or becomes publicly available through no fault of the receiving party; (ii) was rightfully known to the receiving party before disclosure; (iii) is independently developed by the receiving party without use of the disclosing party’s Confidential Information; or (iv) is required to be disclosed by law or court order, provided the receiving party gives the disclosing party reasonable prior written notice.</w:t>
        </w:r>
      </w:ins>
    </w:p>
    <w:p w14:paraId="72FEB3F7" w14:textId="77777777" w:rsidR="00FC1963" w:rsidRDefault="00EA33CD">
      <w:pPr>
        <w:pStyle w:val="BodyText"/>
        <w:rPr>
          <w:ins w:id="279" w:author="Comparison" w:date="2026-03-20T17:16:00Z" w16du:dateUtc="2026-03-20T21:16:00Z"/>
        </w:rPr>
      </w:pPr>
      <w:ins w:id="280" w:author="Comparison" w:date="2026-03-20T17:16:00Z" w16du:dateUtc="2026-03-20T21:16:00Z">
        <w:r>
          <w:rPr>
            <w:b/>
            <w:bCs/>
          </w:rPr>
          <w:t>12.2 Entire Agreement.</w:t>
        </w:r>
        <w:r>
          <w:t xml:space="preserve"> This Agreement, together with the DPA and any Order Form(s) or Statements of Work executed by the parties, constitutes the entire agreement between the parties with respect to its subject matter and supersedes all prior agreements, understandings, and negotiations, whether written or oral.</w:t>
        </w:r>
      </w:ins>
    </w:p>
    <w:p w14:paraId="304AED7D" w14:textId="77777777" w:rsidR="00FC1963" w:rsidRDefault="00EA33CD">
      <w:pPr>
        <w:pStyle w:val="BodyText"/>
        <w:rPr>
          <w:ins w:id="281" w:author="Comparison" w:date="2026-03-20T17:16:00Z" w16du:dateUtc="2026-03-20T21:16:00Z"/>
        </w:rPr>
      </w:pPr>
      <w:ins w:id="282" w:author="Comparison" w:date="2026-03-20T17:16:00Z" w16du:dateUtc="2026-03-20T21:16:00Z">
        <w:r>
          <w:rPr>
            <w:b/>
            <w:bCs/>
          </w:rPr>
          <w:t>12.3 Order of Precedence.</w:t>
        </w:r>
        <w:r>
          <w:t xml:space="preserve"> In the event of a conflict between this Agreement and any Order Form or Statement of Work, the Order Form or Statement of Work shall control solely with respect to the specific transaction it governs. In the event of a conflict between this Agreement and the DPA with respect to the processing of personal data, the DPA shall control.</w:t>
        </w:r>
      </w:ins>
    </w:p>
    <w:p w14:paraId="45859779" w14:textId="77777777" w:rsidR="00FC1963" w:rsidRDefault="00EA33CD">
      <w:pPr>
        <w:pStyle w:val="BodyText"/>
        <w:rPr>
          <w:ins w:id="283" w:author="Comparison" w:date="2026-03-20T17:16:00Z" w16du:dateUtc="2026-03-20T21:16:00Z"/>
        </w:rPr>
      </w:pPr>
      <w:ins w:id="284" w:author="Comparison" w:date="2026-03-20T17:16:00Z" w16du:dateUtc="2026-03-20T21:16:00Z">
        <w:r>
          <w:rPr>
            <w:b/>
            <w:bCs/>
          </w:rPr>
          <w:t>12.4 Severability.</w:t>
        </w:r>
        <w:r>
          <w:t xml:space="preserve"> If any provision of this Agreement is held invalid, illegal, or unenforceable, that provision shall be modified to the minimum extent necessary to make it valid, legal, and enforceable, and the validity, legality, and enforceability of the remaining provisions shall not be affected.</w:t>
        </w:r>
      </w:ins>
    </w:p>
    <w:p w14:paraId="3110C63D" w14:textId="77777777" w:rsidR="00FC1963" w:rsidRDefault="00EA33CD">
      <w:pPr>
        <w:pStyle w:val="BodyText"/>
        <w:rPr>
          <w:ins w:id="285" w:author="Comparison" w:date="2026-03-20T17:16:00Z" w16du:dateUtc="2026-03-20T21:16:00Z"/>
        </w:rPr>
      </w:pPr>
      <w:ins w:id="286" w:author="Comparison" w:date="2026-03-20T17:16:00Z" w16du:dateUtc="2026-03-20T21:16:00Z">
        <w:r>
          <w:rPr>
            <w:b/>
            <w:bCs/>
          </w:rPr>
          <w:t>12.5 No Waiver.</w:t>
        </w:r>
        <w:r>
          <w:t xml:space="preserve"> The failure of either party to enforce any provision of this Agreement shall not constitute a waiver of that party’s right to enforce such provision in the future.</w:t>
        </w:r>
      </w:ins>
    </w:p>
    <w:p w14:paraId="6B91DE5C" w14:textId="77777777" w:rsidR="00FC1963" w:rsidRDefault="00EA33CD">
      <w:pPr>
        <w:pStyle w:val="BodyText"/>
        <w:rPr>
          <w:ins w:id="287" w:author="Comparison" w:date="2026-03-20T17:16:00Z" w16du:dateUtc="2026-03-20T21:16:00Z"/>
        </w:rPr>
      </w:pPr>
      <w:ins w:id="288" w:author="Comparison" w:date="2026-03-20T17:16:00Z" w16du:dateUtc="2026-03-20T21:16:00Z">
        <w:r>
          <w:rPr>
            <w:b/>
            <w:bCs/>
          </w:rPr>
          <w:t>12.6 Counterparts; Electronic Signatures.</w:t>
        </w:r>
        <w:r>
          <w:t xml:space="preserve"> This Agreement may be executed in counterparts, each of which shall be deemed an original. Electronic signatures shall be deemed valid.</w:t>
        </w:r>
      </w:ins>
    </w:p>
    <w:p w14:paraId="560C6535" w14:textId="77777777" w:rsidR="00FC1963" w:rsidRDefault="00EA33CD">
      <w:pPr>
        <w:rPr>
          <w:ins w:id="289" w:author="Comparison" w:date="2026-03-20T17:16:00Z" w16du:dateUtc="2026-03-20T21:16:00Z"/>
        </w:rPr>
      </w:pPr>
      <w:ins w:id="290" w:author="Comparison" w:date="2026-03-20T17:16:00Z" w16du:dateUtc="2026-03-20T21:16:00Z">
        <w:r>
          <w:pict w14:anchorId="70A5EBE9">
            <v:rect id="_x0000_i1038" style="width:0;height:1.5pt" o:hralign="center" o:hrstd="t" o:hr="t"/>
          </w:pict>
        </w:r>
      </w:ins>
    </w:p>
    <w:p w14:paraId="349390C6" w14:textId="77777777" w:rsidR="00FC1963" w:rsidRDefault="00EA33CD">
      <w:pPr>
        <w:pStyle w:val="Heading2"/>
        <w:rPr>
          <w:ins w:id="291" w:author="Comparison" w:date="2026-03-20T17:16:00Z" w16du:dateUtc="2026-03-20T21:16:00Z"/>
        </w:rPr>
      </w:pPr>
      <w:bookmarkStart w:id="292" w:name="signature-page"/>
      <w:bookmarkEnd w:id="275"/>
      <w:ins w:id="293" w:author="Comparison" w:date="2026-03-20T17:16:00Z" w16du:dateUtc="2026-03-20T21:16:00Z">
        <w:r>
          <w:t>SIGNATURE PAGE</w:t>
        </w:r>
      </w:ins>
    </w:p>
    <w:p w14:paraId="1C25D2B3" w14:textId="77777777" w:rsidR="00FC1963" w:rsidRDefault="00EA33CD">
      <w:pPr>
        <w:pStyle w:val="FirstParagraph"/>
        <w:rPr>
          <w:ins w:id="294" w:author="Comparison" w:date="2026-03-20T17:16:00Z" w16du:dateUtc="2026-03-20T21:16:00Z"/>
        </w:rPr>
      </w:pPr>
      <w:ins w:id="295" w:author="Comparison" w:date="2026-03-20T17:16:00Z" w16du:dateUtc="2026-03-20T21:16:00Z">
        <w:r>
          <w:t>IN WITNESS WHEREOF, the parties have executed this Agreement as of the Effective Date.</w:t>
        </w:r>
      </w:ins>
    </w:p>
    <w:tbl>
      <w:tblPr>
        <w:tblStyle w:val="Table"/>
        <w:tblW w:w="5000" w:type="pct"/>
        <w:tblLayout w:type="fixed"/>
        <w:tblLook w:val="0020" w:firstRow="1" w:lastRow="0" w:firstColumn="0" w:lastColumn="0" w:noHBand="0" w:noVBand="0"/>
      </w:tblPr>
      <w:tblGrid>
        <w:gridCol w:w="4788"/>
        <w:gridCol w:w="4788"/>
      </w:tblGrid>
      <w:tr w:rsidR="00FC1963" w14:paraId="58127822" w14:textId="77777777" w:rsidTr="00FC1963">
        <w:trPr>
          <w:cnfStyle w:val="100000000000" w:firstRow="1" w:lastRow="0" w:firstColumn="0" w:lastColumn="0" w:oddVBand="0" w:evenVBand="0" w:oddHBand="0" w:evenHBand="0" w:firstRowFirstColumn="0" w:firstRowLastColumn="0" w:lastRowFirstColumn="0" w:lastRowLastColumn="0"/>
          <w:tblHeader/>
          <w:ins w:id="296" w:author="Comparison" w:date="2026-03-20T17:16:00Z" w16du:dateUtc="2026-03-20T21:16:00Z"/>
        </w:trPr>
        <w:tc>
          <w:tcPr>
            <w:tcW w:w="3960" w:type="dxa"/>
          </w:tcPr>
          <w:p w14:paraId="7210DD8A" w14:textId="77777777" w:rsidR="00FC1963" w:rsidRDefault="00EA33CD">
            <w:pPr>
              <w:pStyle w:val="Compact"/>
              <w:rPr>
                <w:ins w:id="297" w:author="Comparison" w:date="2026-03-20T17:16:00Z" w16du:dateUtc="2026-03-20T21:16:00Z"/>
              </w:rPr>
            </w:pPr>
            <w:ins w:id="298" w:author="Comparison" w:date="2026-03-20T17:16:00Z" w16du:dateUtc="2026-03-20T21:16:00Z">
              <w:r>
                <w:rPr>
                  <w:b/>
                  <w:bCs/>
                </w:rPr>
                <w:t>SkyVault Technologies, Inc.</w:t>
              </w:r>
            </w:ins>
          </w:p>
        </w:tc>
        <w:tc>
          <w:tcPr>
            <w:tcW w:w="3960" w:type="dxa"/>
          </w:tcPr>
          <w:p w14:paraId="0C0FE009" w14:textId="77777777" w:rsidR="00FC1963" w:rsidRDefault="00EA33CD">
            <w:pPr>
              <w:pStyle w:val="Compact"/>
              <w:rPr>
                <w:ins w:id="299" w:author="Comparison" w:date="2026-03-20T17:16:00Z" w16du:dateUtc="2026-03-20T21:16:00Z"/>
              </w:rPr>
            </w:pPr>
            <w:ins w:id="300" w:author="Comparison" w:date="2026-03-20T17:16:00Z" w16du:dateUtc="2026-03-20T21:16:00Z">
              <w:r>
                <w:rPr>
                  <w:b/>
                  <w:bCs/>
                </w:rPr>
                <w:t>[Customer Legal Name]</w:t>
              </w:r>
            </w:ins>
          </w:p>
        </w:tc>
      </w:tr>
      <w:tr w:rsidR="00FC1963" w14:paraId="7E3B3226" w14:textId="77777777">
        <w:trPr>
          <w:ins w:id="301" w:author="Comparison" w:date="2026-03-20T17:16:00Z" w16du:dateUtc="2026-03-20T21:16:00Z"/>
        </w:trPr>
        <w:tc>
          <w:tcPr>
            <w:tcW w:w="3960" w:type="dxa"/>
          </w:tcPr>
          <w:p w14:paraId="57979966" w14:textId="77777777" w:rsidR="00FC1963" w:rsidRDefault="00EA33CD">
            <w:pPr>
              <w:pStyle w:val="Compact"/>
              <w:rPr>
                <w:ins w:id="302" w:author="Comparison" w:date="2026-03-20T17:16:00Z" w16du:dateUtc="2026-03-20T21:16:00Z"/>
              </w:rPr>
            </w:pPr>
            <w:ins w:id="303" w:author="Comparison" w:date="2026-03-20T17:16:00Z" w16du:dateUtc="2026-03-20T21:16:00Z">
              <w:r>
                <w:t>Signature: _________________________</w:t>
              </w:r>
            </w:ins>
          </w:p>
        </w:tc>
        <w:tc>
          <w:tcPr>
            <w:tcW w:w="3960" w:type="dxa"/>
          </w:tcPr>
          <w:p w14:paraId="6DE4D138" w14:textId="77777777" w:rsidR="00FC1963" w:rsidRDefault="00EA33CD">
            <w:pPr>
              <w:pStyle w:val="Compact"/>
              <w:rPr>
                <w:ins w:id="304" w:author="Comparison" w:date="2026-03-20T17:16:00Z" w16du:dateUtc="2026-03-20T21:16:00Z"/>
              </w:rPr>
            </w:pPr>
            <w:ins w:id="305" w:author="Comparison" w:date="2026-03-20T17:16:00Z" w16du:dateUtc="2026-03-20T21:16:00Z">
              <w:r>
                <w:t>Signature: _________________________</w:t>
              </w:r>
            </w:ins>
          </w:p>
        </w:tc>
      </w:tr>
      <w:tr w:rsidR="00FC1963" w14:paraId="058ACE40" w14:textId="77777777">
        <w:trPr>
          <w:ins w:id="306" w:author="Comparison" w:date="2026-03-20T17:16:00Z" w16du:dateUtc="2026-03-20T21:16:00Z"/>
        </w:trPr>
        <w:tc>
          <w:tcPr>
            <w:tcW w:w="3960" w:type="dxa"/>
          </w:tcPr>
          <w:p w14:paraId="3FFFCFB8" w14:textId="77777777" w:rsidR="00FC1963" w:rsidRDefault="00EA33CD">
            <w:pPr>
              <w:pStyle w:val="Compact"/>
              <w:rPr>
                <w:ins w:id="307" w:author="Comparison" w:date="2026-03-20T17:16:00Z" w16du:dateUtc="2026-03-20T21:16:00Z"/>
              </w:rPr>
            </w:pPr>
            <w:ins w:id="308" w:author="Comparison" w:date="2026-03-20T17:16:00Z" w16du:dateUtc="2026-03-20T21:16:00Z">
              <w:r>
                <w:t>Name: _____________________________</w:t>
              </w:r>
            </w:ins>
          </w:p>
        </w:tc>
        <w:tc>
          <w:tcPr>
            <w:tcW w:w="3960" w:type="dxa"/>
          </w:tcPr>
          <w:p w14:paraId="53D09FAF" w14:textId="77777777" w:rsidR="00FC1963" w:rsidRDefault="00EA33CD">
            <w:pPr>
              <w:pStyle w:val="Compact"/>
              <w:rPr>
                <w:ins w:id="309" w:author="Comparison" w:date="2026-03-20T17:16:00Z" w16du:dateUtc="2026-03-20T21:16:00Z"/>
              </w:rPr>
            </w:pPr>
            <w:ins w:id="310" w:author="Comparison" w:date="2026-03-20T17:16:00Z" w16du:dateUtc="2026-03-20T21:16:00Z">
              <w:r>
                <w:t>Name: _____________________________</w:t>
              </w:r>
            </w:ins>
          </w:p>
        </w:tc>
      </w:tr>
      <w:tr w:rsidR="00FC1963" w14:paraId="33461592" w14:textId="77777777">
        <w:trPr>
          <w:ins w:id="311" w:author="Comparison" w:date="2026-03-20T17:16:00Z" w16du:dateUtc="2026-03-20T21:16:00Z"/>
        </w:trPr>
        <w:tc>
          <w:tcPr>
            <w:tcW w:w="3960" w:type="dxa"/>
          </w:tcPr>
          <w:p w14:paraId="39172047" w14:textId="77777777" w:rsidR="00FC1963" w:rsidRDefault="00EA33CD">
            <w:pPr>
              <w:pStyle w:val="Compact"/>
              <w:rPr>
                <w:ins w:id="312" w:author="Comparison" w:date="2026-03-20T17:16:00Z" w16du:dateUtc="2026-03-20T21:16:00Z"/>
              </w:rPr>
            </w:pPr>
            <w:ins w:id="313" w:author="Comparison" w:date="2026-03-20T17:16:00Z" w16du:dateUtc="2026-03-20T21:16:00Z">
              <w:r>
                <w:t>Title: ______________________________</w:t>
              </w:r>
            </w:ins>
          </w:p>
        </w:tc>
        <w:tc>
          <w:tcPr>
            <w:tcW w:w="3960" w:type="dxa"/>
          </w:tcPr>
          <w:p w14:paraId="473E1205" w14:textId="77777777" w:rsidR="00FC1963" w:rsidRDefault="00EA33CD">
            <w:pPr>
              <w:pStyle w:val="Compact"/>
              <w:rPr>
                <w:ins w:id="314" w:author="Comparison" w:date="2026-03-20T17:16:00Z" w16du:dateUtc="2026-03-20T21:16:00Z"/>
              </w:rPr>
            </w:pPr>
            <w:ins w:id="315" w:author="Comparison" w:date="2026-03-20T17:16:00Z" w16du:dateUtc="2026-03-20T21:16:00Z">
              <w:r>
                <w:t>Title: ______________________________</w:t>
              </w:r>
            </w:ins>
          </w:p>
        </w:tc>
      </w:tr>
      <w:tr w:rsidR="00FC1963" w14:paraId="79D447C2" w14:textId="77777777">
        <w:trPr>
          <w:ins w:id="316" w:author="Comparison" w:date="2026-03-20T17:16:00Z" w16du:dateUtc="2026-03-20T21:16:00Z"/>
        </w:trPr>
        <w:tc>
          <w:tcPr>
            <w:tcW w:w="3960" w:type="dxa"/>
          </w:tcPr>
          <w:p w14:paraId="22B64E05" w14:textId="77777777" w:rsidR="00FC1963" w:rsidRDefault="00EA33CD">
            <w:pPr>
              <w:pStyle w:val="Compact"/>
              <w:rPr>
                <w:ins w:id="317" w:author="Comparison" w:date="2026-03-20T17:16:00Z" w16du:dateUtc="2026-03-20T21:16:00Z"/>
              </w:rPr>
            </w:pPr>
            <w:ins w:id="318" w:author="Comparison" w:date="2026-03-20T17:16:00Z" w16du:dateUtc="2026-03-20T21:16:00Z">
              <w:r>
                <w:t>Date: ______________________________</w:t>
              </w:r>
            </w:ins>
          </w:p>
        </w:tc>
        <w:tc>
          <w:tcPr>
            <w:tcW w:w="3960" w:type="dxa"/>
          </w:tcPr>
          <w:p w14:paraId="46DBD056" w14:textId="77777777" w:rsidR="00FC1963" w:rsidRDefault="00EA33CD">
            <w:pPr>
              <w:pStyle w:val="Compact"/>
              <w:rPr>
                <w:ins w:id="319" w:author="Comparison" w:date="2026-03-20T17:16:00Z" w16du:dateUtc="2026-03-20T21:16:00Z"/>
              </w:rPr>
            </w:pPr>
            <w:ins w:id="320" w:author="Comparison" w:date="2026-03-20T17:16:00Z" w16du:dateUtc="2026-03-20T21:16:00Z">
              <w:r>
                <w:t>Date: ______________________________</w:t>
              </w:r>
            </w:ins>
          </w:p>
        </w:tc>
      </w:tr>
    </w:tbl>
    <w:p w14:paraId="5FD1D97B" w14:textId="77777777" w:rsidR="00FC1963" w:rsidRDefault="00EA33CD">
      <w:pPr>
        <w:rPr>
          <w:ins w:id="321" w:author="Comparison" w:date="2026-03-20T17:16:00Z" w16du:dateUtc="2026-03-20T21:16:00Z"/>
        </w:rPr>
      </w:pPr>
      <w:ins w:id="322" w:author="Comparison" w:date="2026-03-20T17:16:00Z" w16du:dateUtc="2026-03-20T21:16:00Z">
        <w:r>
          <w:pict w14:anchorId="285831A6">
            <v:rect id="_x0000_i1039" style="width:0;height:1.5pt" o:hralign="center" o:hrstd="t" o:hr="t"/>
          </w:pict>
        </w:r>
      </w:ins>
    </w:p>
    <w:p w14:paraId="10913534" w14:textId="77777777" w:rsidR="00FC1963" w:rsidRDefault="00EA33CD">
      <w:pPr>
        <w:pStyle w:val="Heading2"/>
        <w:rPr>
          <w:ins w:id="323" w:author="Comparison" w:date="2026-03-20T17:16:00Z" w16du:dateUtc="2026-03-20T21:16:00Z"/>
        </w:rPr>
      </w:pPr>
      <w:bookmarkStart w:id="324" w:name="exhibit-a-redline-change-summary"/>
      <w:bookmarkEnd w:id="292"/>
      <w:ins w:id="325" w:author="Comparison" w:date="2026-03-20T17:16:00Z" w16du:dateUtc="2026-03-20T21:16:00Z">
        <w:r>
          <w:t>EXHIBIT A — REDLINE CHANGE SUMMARY</w:t>
        </w:r>
      </w:ins>
    </w:p>
    <w:p w14:paraId="2DB2C67C" w14:textId="77777777" w:rsidR="00FC1963" w:rsidRDefault="00EA33CD">
      <w:pPr>
        <w:pStyle w:val="FirstParagraph"/>
        <w:rPr>
          <w:ins w:id="326" w:author="Comparison" w:date="2026-03-20T17:16:00Z" w16du:dateUtc="2026-03-20T21:16:00Z"/>
        </w:rPr>
      </w:pPr>
      <w:ins w:id="327" w:author="Comparison" w:date="2026-03-20T17:16:00Z" w16du:dateUtc="2026-03-20T21:16:00Z">
        <w:r>
          <w:t>The following table summarizes all Tier 1 and Tier 2 changes incorporated into this proposed agreement relative to the original SkyVault form agreement.</w:t>
        </w:r>
      </w:ins>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C1963" w14:paraId="5E4D6719" w14:textId="77777777" w:rsidTr="00FC1963">
        <w:trPr>
          <w:cnfStyle w:val="100000000000" w:firstRow="1" w:lastRow="0" w:firstColumn="0" w:lastColumn="0" w:oddVBand="0" w:evenVBand="0" w:oddHBand="0" w:evenHBand="0" w:firstRowFirstColumn="0" w:firstRowLastColumn="0" w:lastRowFirstColumn="0" w:lastRowLastColumn="0"/>
          <w:tblHeader/>
          <w:ins w:id="328" w:author="Comparison" w:date="2026-03-20T17:16:00Z" w16du:dateUtc="2026-03-20T21:16:00Z"/>
        </w:trPr>
        <w:tc>
          <w:tcPr>
            <w:tcW w:w="1584" w:type="dxa"/>
          </w:tcPr>
          <w:p w14:paraId="3E755E89" w14:textId="77777777" w:rsidR="00FC1963" w:rsidRDefault="00EA33CD">
            <w:pPr>
              <w:pStyle w:val="Compact"/>
              <w:rPr>
                <w:ins w:id="329" w:author="Comparison" w:date="2026-03-20T17:16:00Z" w16du:dateUtc="2026-03-20T21:16:00Z"/>
              </w:rPr>
            </w:pPr>
            <w:ins w:id="330" w:author="Comparison" w:date="2026-03-20T17:16:00Z" w16du:dateUtc="2026-03-20T21:16:00Z">
              <w:r>
                <w:t>#</w:t>
              </w:r>
            </w:ins>
          </w:p>
        </w:tc>
        <w:tc>
          <w:tcPr>
            <w:tcW w:w="1584" w:type="dxa"/>
          </w:tcPr>
          <w:p w14:paraId="37B87F4B" w14:textId="77777777" w:rsidR="00FC1963" w:rsidRDefault="00EA33CD">
            <w:pPr>
              <w:pStyle w:val="Compact"/>
              <w:rPr>
                <w:ins w:id="331" w:author="Comparison" w:date="2026-03-20T17:16:00Z" w16du:dateUtc="2026-03-20T21:16:00Z"/>
              </w:rPr>
            </w:pPr>
            <w:ins w:id="332" w:author="Comparison" w:date="2026-03-20T17:16:00Z" w16du:dateUtc="2026-03-20T21:16:00Z">
              <w:r>
                <w:t>Tier</w:t>
              </w:r>
            </w:ins>
          </w:p>
        </w:tc>
        <w:tc>
          <w:tcPr>
            <w:tcW w:w="1584" w:type="dxa"/>
          </w:tcPr>
          <w:p w14:paraId="3BF82BB3" w14:textId="77777777" w:rsidR="00FC1963" w:rsidRDefault="00EA33CD">
            <w:pPr>
              <w:pStyle w:val="Compact"/>
              <w:rPr>
                <w:ins w:id="333" w:author="Comparison" w:date="2026-03-20T17:16:00Z" w16du:dateUtc="2026-03-20T21:16:00Z"/>
              </w:rPr>
            </w:pPr>
            <w:ins w:id="334" w:author="Comparison" w:date="2026-03-20T17:16:00Z" w16du:dateUtc="2026-03-20T21:16:00Z">
              <w:r>
                <w:t>Original Provision</w:t>
              </w:r>
            </w:ins>
          </w:p>
        </w:tc>
        <w:tc>
          <w:tcPr>
            <w:tcW w:w="1584" w:type="dxa"/>
          </w:tcPr>
          <w:p w14:paraId="3AB1487F" w14:textId="77777777" w:rsidR="00FC1963" w:rsidRDefault="00EA33CD">
            <w:pPr>
              <w:pStyle w:val="Compact"/>
              <w:rPr>
                <w:ins w:id="335" w:author="Comparison" w:date="2026-03-20T17:16:00Z" w16du:dateUtc="2026-03-20T21:16:00Z"/>
              </w:rPr>
            </w:pPr>
            <w:ins w:id="336" w:author="Comparison" w:date="2026-03-20T17:16:00Z" w16du:dateUtc="2026-03-20T21:16:00Z">
              <w:r>
                <w:t>Change Made</w:t>
              </w:r>
            </w:ins>
          </w:p>
        </w:tc>
        <w:tc>
          <w:tcPr>
            <w:tcW w:w="1584" w:type="dxa"/>
          </w:tcPr>
          <w:p w14:paraId="3E36FB24" w14:textId="77777777" w:rsidR="00FC1963" w:rsidRDefault="00EA33CD">
            <w:pPr>
              <w:pStyle w:val="Compact"/>
              <w:rPr>
                <w:ins w:id="337" w:author="Comparison" w:date="2026-03-20T17:16:00Z" w16du:dateUtc="2026-03-20T21:16:00Z"/>
              </w:rPr>
            </w:pPr>
            <w:ins w:id="338" w:author="Comparison" w:date="2026-03-20T17:16:00Z" w16du:dateUtc="2026-03-20T21:16:00Z">
              <w:r>
                <w:t>Section</w:t>
              </w:r>
            </w:ins>
          </w:p>
        </w:tc>
      </w:tr>
      <w:tr w:rsidR="00FC1963" w14:paraId="57AED007" w14:textId="77777777">
        <w:trPr>
          <w:ins w:id="339" w:author="Comparison" w:date="2026-03-20T17:16:00Z" w16du:dateUtc="2026-03-20T21:16:00Z"/>
        </w:trPr>
        <w:tc>
          <w:tcPr>
            <w:tcW w:w="1584" w:type="dxa"/>
          </w:tcPr>
          <w:p w14:paraId="5A790DCF" w14:textId="77777777" w:rsidR="00FC1963" w:rsidRDefault="00EA33CD">
            <w:pPr>
              <w:pStyle w:val="Compact"/>
              <w:rPr>
                <w:ins w:id="340" w:author="Comparison" w:date="2026-03-20T17:16:00Z" w16du:dateUtc="2026-03-20T21:16:00Z"/>
              </w:rPr>
            </w:pPr>
            <w:ins w:id="341" w:author="Comparison" w:date="2026-03-20T17:16:00Z" w16du:dateUtc="2026-03-20T21:16:00Z">
              <w:r>
                <w:t>1</w:t>
              </w:r>
            </w:ins>
          </w:p>
        </w:tc>
        <w:tc>
          <w:tcPr>
            <w:tcW w:w="1584" w:type="dxa"/>
          </w:tcPr>
          <w:p w14:paraId="7113B555" w14:textId="77777777" w:rsidR="00FC1963" w:rsidRDefault="00EA33CD">
            <w:pPr>
              <w:pStyle w:val="Compact"/>
              <w:rPr>
                <w:ins w:id="342" w:author="Comparison" w:date="2026-03-20T17:16:00Z" w16du:dateUtc="2026-03-20T21:16:00Z"/>
              </w:rPr>
            </w:pPr>
            <w:ins w:id="343" w:author="Comparison" w:date="2026-03-20T17:16:00Z" w16du:dateUtc="2026-03-20T21:16:00Z">
              <w:r>
                <w:t>T1</w:t>
              </w:r>
            </w:ins>
          </w:p>
        </w:tc>
        <w:tc>
          <w:tcPr>
            <w:tcW w:w="1584" w:type="dxa"/>
          </w:tcPr>
          <w:p w14:paraId="1C2076BE" w14:textId="77777777" w:rsidR="00FC1963" w:rsidRDefault="00EA33CD">
            <w:pPr>
              <w:pStyle w:val="Compact"/>
              <w:rPr>
                <w:ins w:id="344" w:author="Comparison" w:date="2026-03-20T17:16:00Z" w16du:dateUtc="2026-03-20T21:16:00Z"/>
              </w:rPr>
            </w:pPr>
            <w:ins w:id="345" w:author="Comparison" w:date="2026-03-20T17:16:00Z" w16du:dateUtc="2026-03-20T21:16:00Z">
              <w:r>
                <w:t>Perpetual, irrevocable AI training license (§4.1)</w:t>
              </w:r>
            </w:ins>
          </w:p>
        </w:tc>
        <w:tc>
          <w:tcPr>
            <w:tcW w:w="1584" w:type="dxa"/>
          </w:tcPr>
          <w:p w14:paraId="24780A0D" w14:textId="77777777" w:rsidR="00FC1963" w:rsidRDefault="00EA33CD">
            <w:pPr>
              <w:pStyle w:val="Compact"/>
              <w:rPr>
                <w:ins w:id="346" w:author="Comparison" w:date="2026-03-20T17:16:00Z" w16du:dateUtc="2026-03-20T21:16:00Z"/>
              </w:rPr>
            </w:pPr>
            <w:ins w:id="347" w:author="Comparison" w:date="2026-03-20T17:16:00Z" w16du:dateUtc="2026-03-20T21:16:00Z">
              <w:r>
                <w:t>Deleted; replaced with customer data ownership + limited license for service delivery only</w:t>
              </w:r>
            </w:ins>
          </w:p>
        </w:tc>
        <w:tc>
          <w:tcPr>
            <w:tcW w:w="1584" w:type="dxa"/>
          </w:tcPr>
          <w:p w14:paraId="2C2662F3" w14:textId="77777777" w:rsidR="00FC1963" w:rsidRDefault="00EA33CD">
            <w:pPr>
              <w:pStyle w:val="Compact"/>
              <w:rPr>
                <w:ins w:id="348" w:author="Comparison" w:date="2026-03-20T17:16:00Z" w16du:dateUtc="2026-03-20T21:16:00Z"/>
              </w:rPr>
            </w:pPr>
            <w:ins w:id="349" w:author="Comparison" w:date="2026-03-20T17:16:00Z" w16du:dateUtc="2026-03-20T21:16:00Z">
              <w:r>
                <w:t>§4.1–4.2</w:t>
              </w:r>
            </w:ins>
          </w:p>
        </w:tc>
      </w:tr>
      <w:tr w:rsidR="00FC1963" w14:paraId="3AB7FC23" w14:textId="77777777">
        <w:trPr>
          <w:ins w:id="350" w:author="Comparison" w:date="2026-03-20T17:16:00Z" w16du:dateUtc="2026-03-20T21:16:00Z"/>
        </w:trPr>
        <w:tc>
          <w:tcPr>
            <w:tcW w:w="1584" w:type="dxa"/>
          </w:tcPr>
          <w:p w14:paraId="686F8EE2" w14:textId="77777777" w:rsidR="00FC1963" w:rsidRDefault="00EA33CD">
            <w:pPr>
              <w:pStyle w:val="Compact"/>
              <w:rPr>
                <w:ins w:id="351" w:author="Comparison" w:date="2026-03-20T17:16:00Z" w16du:dateUtc="2026-03-20T21:16:00Z"/>
              </w:rPr>
            </w:pPr>
            <w:ins w:id="352" w:author="Comparison" w:date="2026-03-20T17:16:00Z" w16du:dateUtc="2026-03-20T21:16:00Z">
              <w:r>
                <w:t>2</w:t>
              </w:r>
            </w:ins>
          </w:p>
        </w:tc>
        <w:tc>
          <w:tcPr>
            <w:tcW w:w="1584" w:type="dxa"/>
          </w:tcPr>
          <w:p w14:paraId="1AC954FD" w14:textId="77777777" w:rsidR="00FC1963" w:rsidRDefault="00EA33CD">
            <w:pPr>
              <w:pStyle w:val="Compact"/>
              <w:rPr>
                <w:ins w:id="353" w:author="Comparison" w:date="2026-03-20T17:16:00Z" w16du:dateUtc="2026-03-20T21:16:00Z"/>
              </w:rPr>
            </w:pPr>
            <w:ins w:id="354" w:author="Comparison" w:date="2026-03-20T17:16:00Z" w16du:dateUtc="2026-03-20T21:16:00Z">
              <w:r>
                <w:t>T1</w:t>
              </w:r>
            </w:ins>
          </w:p>
        </w:tc>
        <w:tc>
          <w:tcPr>
            <w:tcW w:w="1584" w:type="dxa"/>
          </w:tcPr>
          <w:p w14:paraId="38CE1C11" w14:textId="77777777" w:rsidR="00FC1963" w:rsidRDefault="00EA33CD">
            <w:pPr>
              <w:pStyle w:val="Compact"/>
              <w:rPr>
                <w:ins w:id="355" w:author="Comparison" w:date="2026-03-20T17:16:00Z" w16du:dateUtc="2026-03-20T21:16:00Z"/>
              </w:rPr>
            </w:pPr>
            <w:ins w:id="356" w:author="Comparison" w:date="2026-03-20T17:16:00Z" w16du:dateUtc="2026-03-20T21:16:00Z">
              <w:r>
                <w:t>Anonymization not required (§4.2)</w:t>
              </w:r>
            </w:ins>
          </w:p>
        </w:tc>
        <w:tc>
          <w:tcPr>
            <w:tcW w:w="1584" w:type="dxa"/>
          </w:tcPr>
          <w:p w14:paraId="56178DD1" w14:textId="77777777" w:rsidR="00FC1963" w:rsidRDefault="00EA33CD">
            <w:pPr>
              <w:pStyle w:val="Compact"/>
              <w:rPr>
                <w:ins w:id="357" w:author="Comparison" w:date="2026-03-20T17:16:00Z" w16du:dateUtc="2026-03-20T21:16:00Z"/>
              </w:rPr>
            </w:pPr>
            <w:ins w:id="358" w:author="Comparison" w:date="2026-03-20T17:16:00Z" w16du:dateUtc="2026-03-20T21:16:00Z">
              <w:r>
                <w:t>Deleted entirely</w:t>
              </w:r>
            </w:ins>
          </w:p>
        </w:tc>
        <w:tc>
          <w:tcPr>
            <w:tcW w:w="1584" w:type="dxa"/>
          </w:tcPr>
          <w:p w14:paraId="60A87C5E" w14:textId="77777777" w:rsidR="00FC1963" w:rsidRDefault="00EA33CD">
            <w:pPr>
              <w:pStyle w:val="Compact"/>
              <w:rPr>
                <w:ins w:id="359" w:author="Comparison" w:date="2026-03-20T17:16:00Z" w16du:dateUtc="2026-03-20T21:16:00Z"/>
              </w:rPr>
            </w:pPr>
            <w:ins w:id="360" w:author="Comparison" w:date="2026-03-20T17:16:00Z" w16du:dateUtc="2026-03-20T21:16:00Z">
              <w:r>
                <w:t>§4.1</w:t>
              </w:r>
            </w:ins>
          </w:p>
        </w:tc>
      </w:tr>
      <w:tr w:rsidR="00FC1963" w14:paraId="6122B443" w14:textId="77777777">
        <w:trPr>
          <w:ins w:id="361" w:author="Comparison" w:date="2026-03-20T17:16:00Z" w16du:dateUtc="2026-03-20T21:16:00Z"/>
        </w:trPr>
        <w:tc>
          <w:tcPr>
            <w:tcW w:w="1584" w:type="dxa"/>
          </w:tcPr>
          <w:p w14:paraId="3F50AA53" w14:textId="77777777" w:rsidR="00FC1963" w:rsidRDefault="00EA33CD">
            <w:pPr>
              <w:pStyle w:val="Compact"/>
              <w:rPr>
                <w:ins w:id="362" w:author="Comparison" w:date="2026-03-20T17:16:00Z" w16du:dateUtc="2026-03-20T21:16:00Z"/>
              </w:rPr>
            </w:pPr>
            <w:ins w:id="363" w:author="Comparison" w:date="2026-03-20T17:16:00Z" w16du:dateUtc="2026-03-20T21:16:00Z">
              <w:r>
                <w:t>3</w:t>
              </w:r>
            </w:ins>
          </w:p>
        </w:tc>
        <w:tc>
          <w:tcPr>
            <w:tcW w:w="1584" w:type="dxa"/>
          </w:tcPr>
          <w:p w14:paraId="14A3034D" w14:textId="77777777" w:rsidR="00FC1963" w:rsidRDefault="00EA33CD">
            <w:pPr>
              <w:pStyle w:val="Compact"/>
              <w:rPr>
                <w:ins w:id="364" w:author="Comparison" w:date="2026-03-20T17:16:00Z" w16du:dateUtc="2026-03-20T21:16:00Z"/>
              </w:rPr>
            </w:pPr>
            <w:ins w:id="365" w:author="Comparison" w:date="2026-03-20T17:16:00Z" w16du:dateUtc="2026-03-20T21:16:00Z">
              <w:r>
                <w:t>T1</w:t>
              </w:r>
            </w:ins>
          </w:p>
        </w:tc>
        <w:tc>
          <w:tcPr>
            <w:tcW w:w="1584" w:type="dxa"/>
          </w:tcPr>
          <w:p w14:paraId="4CC26FF2" w14:textId="77777777" w:rsidR="00FC1963" w:rsidRDefault="00EA33CD">
            <w:pPr>
              <w:pStyle w:val="Compact"/>
              <w:rPr>
                <w:ins w:id="366" w:author="Comparison" w:date="2026-03-20T17:16:00Z" w16du:dateUtc="2026-03-20T21:16:00Z"/>
              </w:rPr>
            </w:pPr>
            <w:ins w:id="367" w:author="Comparison" w:date="2026-03-20T17:16:00Z" w16du:dateUtc="2026-03-20T21:16:00Z">
              <w:r>
                <w:t>No SLA; all remedies expressly disclaimed (§3.1)</w:t>
              </w:r>
            </w:ins>
          </w:p>
        </w:tc>
        <w:tc>
          <w:tcPr>
            <w:tcW w:w="1584" w:type="dxa"/>
          </w:tcPr>
          <w:p w14:paraId="5A4D81FC" w14:textId="77777777" w:rsidR="00FC1963" w:rsidRDefault="00EA33CD">
            <w:pPr>
              <w:pStyle w:val="Compact"/>
              <w:rPr>
                <w:ins w:id="368" w:author="Comparison" w:date="2026-03-20T17:16:00Z" w16du:dateUtc="2026-03-20T21:16:00Z"/>
              </w:rPr>
            </w:pPr>
            <w:ins w:id="369" w:author="Comparison" w:date="2026-03-20T17:16:00Z" w16du:dateUtc="2026-03-20T21:16:00Z">
              <w:r>
                <w:t>99.9% Uptime SLA with tiered service credits and termination right</w:t>
              </w:r>
            </w:ins>
          </w:p>
        </w:tc>
        <w:tc>
          <w:tcPr>
            <w:tcW w:w="1584" w:type="dxa"/>
          </w:tcPr>
          <w:p w14:paraId="6A80900A" w14:textId="77777777" w:rsidR="00FC1963" w:rsidRDefault="00EA33CD">
            <w:pPr>
              <w:pStyle w:val="Compact"/>
              <w:rPr>
                <w:ins w:id="370" w:author="Comparison" w:date="2026-03-20T17:16:00Z" w16du:dateUtc="2026-03-20T21:16:00Z"/>
              </w:rPr>
            </w:pPr>
            <w:ins w:id="371" w:author="Comparison" w:date="2026-03-20T17:16:00Z" w16du:dateUtc="2026-03-20T21:16:00Z">
              <w:r>
                <w:t>§3.1–3.2</w:t>
              </w:r>
            </w:ins>
          </w:p>
        </w:tc>
      </w:tr>
      <w:tr w:rsidR="00FC1963" w14:paraId="0570FB4F" w14:textId="77777777">
        <w:trPr>
          <w:ins w:id="372" w:author="Comparison" w:date="2026-03-20T17:16:00Z" w16du:dateUtc="2026-03-20T21:16:00Z"/>
        </w:trPr>
        <w:tc>
          <w:tcPr>
            <w:tcW w:w="1584" w:type="dxa"/>
          </w:tcPr>
          <w:p w14:paraId="0B6A4602" w14:textId="77777777" w:rsidR="00FC1963" w:rsidRDefault="00EA33CD">
            <w:pPr>
              <w:pStyle w:val="Compact"/>
              <w:rPr>
                <w:ins w:id="373" w:author="Comparison" w:date="2026-03-20T17:16:00Z" w16du:dateUtc="2026-03-20T21:16:00Z"/>
              </w:rPr>
            </w:pPr>
            <w:ins w:id="374" w:author="Comparison" w:date="2026-03-20T17:16:00Z" w16du:dateUtc="2026-03-20T21:16:00Z">
              <w:r>
                <w:t>4</w:t>
              </w:r>
            </w:ins>
          </w:p>
        </w:tc>
        <w:tc>
          <w:tcPr>
            <w:tcW w:w="1584" w:type="dxa"/>
          </w:tcPr>
          <w:p w14:paraId="070C8223" w14:textId="77777777" w:rsidR="00FC1963" w:rsidRDefault="00EA33CD">
            <w:pPr>
              <w:pStyle w:val="Compact"/>
              <w:rPr>
                <w:ins w:id="375" w:author="Comparison" w:date="2026-03-20T17:16:00Z" w16du:dateUtc="2026-03-20T21:16:00Z"/>
              </w:rPr>
            </w:pPr>
            <w:ins w:id="376" w:author="Comparison" w:date="2026-03-20T17:16:00Z" w16du:dateUtc="2026-03-20T21:16:00Z">
              <w:r>
                <w:t>T1</w:t>
              </w:r>
            </w:ins>
          </w:p>
        </w:tc>
        <w:tc>
          <w:tcPr>
            <w:tcW w:w="1584" w:type="dxa"/>
          </w:tcPr>
          <w:p w14:paraId="05E9302A" w14:textId="77777777" w:rsidR="00FC1963" w:rsidRDefault="00EA33CD">
            <w:pPr>
              <w:pStyle w:val="Compact"/>
              <w:rPr>
                <w:ins w:id="377" w:author="Comparison" w:date="2026-03-20T17:16:00Z" w16du:dateUtc="2026-03-20T21:16:00Z"/>
              </w:rPr>
            </w:pPr>
            <w:ins w:id="378" w:author="Comparison" w:date="2026-03-20T17:16:00Z" w16du:dateUtc="2026-03-20T21:16:00Z">
              <w:r>
                <w:t>3-month, vendor-only liability cap (§5.1)</w:t>
              </w:r>
            </w:ins>
          </w:p>
        </w:tc>
        <w:tc>
          <w:tcPr>
            <w:tcW w:w="1584" w:type="dxa"/>
          </w:tcPr>
          <w:p w14:paraId="5DE97E9E" w14:textId="77777777" w:rsidR="00FC1963" w:rsidRDefault="00EA33CD">
            <w:pPr>
              <w:pStyle w:val="Compact"/>
              <w:rPr>
                <w:ins w:id="379" w:author="Comparison" w:date="2026-03-20T17:16:00Z" w16du:dateUtc="2026-03-20T21:16:00Z"/>
              </w:rPr>
            </w:pPr>
            <w:ins w:id="380" w:author="Comparison" w:date="2026-03-20T17:16:00Z" w16du:dateUtc="2026-03-20T21:16:00Z">
              <w:r>
                <w:t>12-month mutual cap with carve-outs for data breach, IP, fraud, willful misconduct</w:t>
              </w:r>
            </w:ins>
          </w:p>
        </w:tc>
        <w:tc>
          <w:tcPr>
            <w:tcW w:w="1584" w:type="dxa"/>
          </w:tcPr>
          <w:p w14:paraId="61AB588D" w14:textId="77777777" w:rsidR="00FC1963" w:rsidRDefault="00EA33CD">
            <w:pPr>
              <w:pStyle w:val="Compact"/>
              <w:rPr>
                <w:ins w:id="381" w:author="Comparison" w:date="2026-03-20T17:16:00Z" w16du:dateUtc="2026-03-20T21:16:00Z"/>
              </w:rPr>
            </w:pPr>
            <w:ins w:id="382" w:author="Comparison" w:date="2026-03-20T17:16:00Z" w16du:dateUtc="2026-03-20T21:16:00Z">
              <w:r>
                <w:t>§5.1</w:t>
              </w:r>
            </w:ins>
          </w:p>
        </w:tc>
      </w:tr>
      <w:tr w:rsidR="00FC1963" w14:paraId="639255CC" w14:textId="77777777">
        <w:trPr>
          <w:ins w:id="383" w:author="Comparison" w:date="2026-03-20T17:16:00Z" w16du:dateUtc="2026-03-20T21:16:00Z"/>
        </w:trPr>
        <w:tc>
          <w:tcPr>
            <w:tcW w:w="1584" w:type="dxa"/>
          </w:tcPr>
          <w:p w14:paraId="5A65B042" w14:textId="77777777" w:rsidR="00FC1963" w:rsidRDefault="00EA33CD">
            <w:pPr>
              <w:pStyle w:val="Compact"/>
              <w:rPr>
                <w:ins w:id="384" w:author="Comparison" w:date="2026-03-20T17:16:00Z" w16du:dateUtc="2026-03-20T21:16:00Z"/>
              </w:rPr>
            </w:pPr>
            <w:ins w:id="385" w:author="Comparison" w:date="2026-03-20T17:16:00Z" w16du:dateUtc="2026-03-20T21:16:00Z">
              <w:r>
                <w:t>5</w:t>
              </w:r>
            </w:ins>
          </w:p>
        </w:tc>
        <w:tc>
          <w:tcPr>
            <w:tcW w:w="1584" w:type="dxa"/>
          </w:tcPr>
          <w:p w14:paraId="0A27B46A" w14:textId="77777777" w:rsidR="00FC1963" w:rsidRDefault="00EA33CD">
            <w:pPr>
              <w:pStyle w:val="Compact"/>
              <w:rPr>
                <w:ins w:id="386" w:author="Comparison" w:date="2026-03-20T17:16:00Z" w16du:dateUtc="2026-03-20T21:16:00Z"/>
              </w:rPr>
            </w:pPr>
            <w:ins w:id="387" w:author="Comparison" w:date="2026-03-20T17:16:00Z" w16du:dateUtc="2026-03-20T21:16:00Z">
              <w:r>
                <w:t>T1</w:t>
              </w:r>
            </w:ins>
          </w:p>
        </w:tc>
        <w:tc>
          <w:tcPr>
            <w:tcW w:w="1584" w:type="dxa"/>
          </w:tcPr>
          <w:p w14:paraId="3040F138" w14:textId="77777777" w:rsidR="00FC1963" w:rsidRDefault="00EA33CD">
            <w:pPr>
              <w:pStyle w:val="Compact"/>
              <w:rPr>
                <w:ins w:id="388" w:author="Comparison" w:date="2026-03-20T17:16:00Z" w16du:dateUtc="2026-03-20T21:16:00Z"/>
              </w:rPr>
            </w:pPr>
            <w:ins w:id="389" w:author="Comparison" w:date="2026-03-20T17:16:00Z" w16du:dateUtc="2026-03-20T21:16:00Z">
              <w:r>
                <w:t>Vendor-only consequential damages exclusion (§5.2)</w:t>
              </w:r>
            </w:ins>
          </w:p>
        </w:tc>
        <w:tc>
          <w:tcPr>
            <w:tcW w:w="1584" w:type="dxa"/>
          </w:tcPr>
          <w:p w14:paraId="4672B95A" w14:textId="77777777" w:rsidR="00FC1963" w:rsidRDefault="00EA33CD">
            <w:pPr>
              <w:pStyle w:val="Compact"/>
              <w:rPr>
                <w:ins w:id="390" w:author="Comparison" w:date="2026-03-20T17:16:00Z" w16du:dateUtc="2026-03-20T21:16:00Z"/>
              </w:rPr>
            </w:pPr>
            <w:ins w:id="391" w:author="Comparison" w:date="2026-03-20T17:16:00Z" w16du:dateUtc="2026-03-20T21:16:00Z">
              <w:r>
                <w:t>Mutual exclusion with carve-outs for data breach, confidentiality breach, indemnification</w:t>
              </w:r>
            </w:ins>
          </w:p>
        </w:tc>
        <w:tc>
          <w:tcPr>
            <w:tcW w:w="1584" w:type="dxa"/>
          </w:tcPr>
          <w:p w14:paraId="3A3D7A87" w14:textId="77777777" w:rsidR="00FC1963" w:rsidRDefault="00EA33CD">
            <w:pPr>
              <w:pStyle w:val="Compact"/>
              <w:rPr>
                <w:ins w:id="392" w:author="Comparison" w:date="2026-03-20T17:16:00Z" w16du:dateUtc="2026-03-20T21:16:00Z"/>
              </w:rPr>
            </w:pPr>
            <w:ins w:id="393" w:author="Comparison" w:date="2026-03-20T17:16:00Z" w16du:dateUtc="2026-03-20T21:16:00Z">
              <w:r>
                <w:t>§5.2</w:t>
              </w:r>
            </w:ins>
          </w:p>
        </w:tc>
      </w:tr>
      <w:tr w:rsidR="00FC1963" w14:paraId="48F1E14D" w14:textId="77777777">
        <w:trPr>
          <w:ins w:id="394" w:author="Comparison" w:date="2026-03-20T17:16:00Z" w16du:dateUtc="2026-03-20T21:16:00Z"/>
        </w:trPr>
        <w:tc>
          <w:tcPr>
            <w:tcW w:w="1584" w:type="dxa"/>
          </w:tcPr>
          <w:p w14:paraId="7FF25B42" w14:textId="77777777" w:rsidR="00FC1963" w:rsidRDefault="00EA33CD">
            <w:pPr>
              <w:pStyle w:val="Compact"/>
              <w:rPr>
                <w:ins w:id="395" w:author="Comparison" w:date="2026-03-20T17:16:00Z" w16du:dateUtc="2026-03-20T21:16:00Z"/>
              </w:rPr>
            </w:pPr>
            <w:ins w:id="396" w:author="Comparison" w:date="2026-03-20T17:16:00Z" w16du:dateUtc="2026-03-20T21:16:00Z">
              <w:r>
                <w:t>6</w:t>
              </w:r>
            </w:ins>
          </w:p>
        </w:tc>
        <w:tc>
          <w:tcPr>
            <w:tcW w:w="1584" w:type="dxa"/>
          </w:tcPr>
          <w:p w14:paraId="0FA3DF40" w14:textId="77777777" w:rsidR="00FC1963" w:rsidRDefault="00EA33CD">
            <w:pPr>
              <w:pStyle w:val="Compact"/>
              <w:rPr>
                <w:ins w:id="397" w:author="Comparison" w:date="2026-03-20T17:16:00Z" w16du:dateUtc="2026-03-20T21:16:00Z"/>
              </w:rPr>
            </w:pPr>
            <w:ins w:id="398" w:author="Comparison" w:date="2026-03-20T17:16:00Z" w16du:dateUtc="2026-03-20T21:16:00Z">
              <w:r>
                <w:t>T1</w:t>
              </w:r>
            </w:ins>
          </w:p>
        </w:tc>
        <w:tc>
          <w:tcPr>
            <w:tcW w:w="1584" w:type="dxa"/>
          </w:tcPr>
          <w:p w14:paraId="1CB85FDC" w14:textId="77777777" w:rsidR="00FC1963" w:rsidRDefault="00EA33CD">
            <w:pPr>
              <w:pStyle w:val="Compact"/>
              <w:rPr>
                <w:ins w:id="399" w:author="Comparison" w:date="2026-03-20T17:16:00Z" w16du:dateUtc="2026-03-20T21:16:00Z"/>
              </w:rPr>
            </w:pPr>
            <w:ins w:id="400" w:author="Comparison" w:date="2026-03-20T17:16:00Z" w16du:dateUtc="2026-03-20T21:16:00Z">
              <w:r>
                <w:t>Unilateral agreement modification by website posting (§8)</w:t>
              </w:r>
            </w:ins>
          </w:p>
        </w:tc>
        <w:tc>
          <w:tcPr>
            <w:tcW w:w="1584" w:type="dxa"/>
          </w:tcPr>
          <w:p w14:paraId="68424AF1" w14:textId="77777777" w:rsidR="00FC1963" w:rsidRDefault="00EA33CD">
            <w:pPr>
              <w:pStyle w:val="Compact"/>
              <w:rPr>
                <w:ins w:id="401" w:author="Comparison" w:date="2026-03-20T17:16:00Z" w16du:dateUtc="2026-03-20T21:16:00Z"/>
              </w:rPr>
            </w:pPr>
            <w:ins w:id="402" w:author="Comparison" w:date="2026-03-20T17:16:00Z" w16du:dateUtc="2026-03-20T21:16:00Z">
              <w:r>
                <w:t>Deleted; replaced with mutual written amendment requirement</w:t>
              </w:r>
            </w:ins>
          </w:p>
        </w:tc>
        <w:tc>
          <w:tcPr>
            <w:tcW w:w="1584" w:type="dxa"/>
          </w:tcPr>
          <w:p w14:paraId="5241FF74" w14:textId="77777777" w:rsidR="00FC1963" w:rsidRDefault="00EA33CD">
            <w:pPr>
              <w:pStyle w:val="Compact"/>
              <w:rPr>
                <w:ins w:id="403" w:author="Comparison" w:date="2026-03-20T17:16:00Z" w16du:dateUtc="2026-03-20T21:16:00Z"/>
              </w:rPr>
            </w:pPr>
            <w:ins w:id="404" w:author="Comparison" w:date="2026-03-20T17:16:00Z" w16du:dateUtc="2026-03-20T21:16:00Z">
              <w:r>
                <w:t>§8</w:t>
              </w:r>
            </w:ins>
          </w:p>
        </w:tc>
      </w:tr>
      <w:tr w:rsidR="00FC1963" w14:paraId="52F8FFFA" w14:textId="77777777">
        <w:trPr>
          <w:ins w:id="405" w:author="Comparison" w:date="2026-03-20T17:16:00Z" w16du:dateUtc="2026-03-20T21:16:00Z"/>
        </w:trPr>
        <w:tc>
          <w:tcPr>
            <w:tcW w:w="1584" w:type="dxa"/>
          </w:tcPr>
          <w:p w14:paraId="025D30DA" w14:textId="77777777" w:rsidR="00FC1963" w:rsidRDefault="00EA33CD">
            <w:pPr>
              <w:pStyle w:val="Compact"/>
              <w:rPr>
                <w:ins w:id="406" w:author="Comparison" w:date="2026-03-20T17:16:00Z" w16du:dateUtc="2026-03-20T21:16:00Z"/>
              </w:rPr>
            </w:pPr>
            <w:ins w:id="407" w:author="Comparison" w:date="2026-03-20T17:16:00Z" w16du:dateUtc="2026-03-20T21:16:00Z">
              <w:r>
                <w:t>7</w:t>
              </w:r>
            </w:ins>
          </w:p>
        </w:tc>
        <w:tc>
          <w:tcPr>
            <w:tcW w:w="1584" w:type="dxa"/>
          </w:tcPr>
          <w:p w14:paraId="4C27C18F" w14:textId="77777777" w:rsidR="00FC1963" w:rsidRDefault="00EA33CD">
            <w:pPr>
              <w:pStyle w:val="Compact"/>
              <w:rPr>
                <w:ins w:id="408" w:author="Comparison" w:date="2026-03-20T17:16:00Z" w16du:dateUtc="2026-03-20T21:16:00Z"/>
              </w:rPr>
            </w:pPr>
            <w:ins w:id="409" w:author="Comparison" w:date="2026-03-20T17:16:00Z" w16du:dateUtc="2026-03-20T21:16:00Z">
              <w:r>
                <w:t>T1</w:t>
              </w:r>
            </w:ins>
          </w:p>
        </w:tc>
        <w:tc>
          <w:tcPr>
            <w:tcW w:w="1584" w:type="dxa"/>
          </w:tcPr>
          <w:p w14:paraId="2C3964CB" w14:textId="77777777" w:rsidR="00FC1963" w:rsidRDefault="00EA33CD">
            <w:pPr>
              <w:pStyle w:val="Compact"/>
              <w:rPr>
                <w:ins w:id="410" w:author="Comparison" w:date="2026-03-20T17:16:00Z" w16du:dateUtc="2026-03-20T21:16:00Z"/>
              </w:rPr>
            </w:pPr>
            <w:ins w:id="411" w:author="Comparison" w:date="2026-03-20T17:16:00Z" w16du:dateUtc="2026-03-20T21:16:00Z">
              <w:r>
                <w:t>Missing DPA</w:t>
              </w:r>
            </w:ins>
          </w:p>
        </w:tc>
        <w:tc>
          <w:tcPr>
            <w:tcW w:w="1584" w:type="dxa"/>
          </w:tcPr>
          <w:p w14:paraId="30DC820F" w14:textId="77777777" w:rsidR="00FC1963" w:rsidRDefault="00EA33CD">
            <w:pPr>
              <w:pStyle w:val="Compact"/>
              <w:rPr>
                <w:ins w:id="412" w:author="Comparison" w:date="2026-03-20T17:16:00Z" w16du:dateUtc="2026-03-20T21:16:00Z"/>
              </w:rPr>
            </w:pPr>
            <w:ins w:id="413" w:author="Comparison" w:date="2026-03-20T17:16:00Z" w16du:dateUtc="2026-03-20T21:16:00Z">
              <w:r>
                <w:t>DPA required as condition of signing</w:t>
              </w:r>
            </w:ins>
          </w:p>
        </w:tc>
        <w:tc>
          <w:tcPr>
            <w:tcW w:w="1584" w:type="dxa"/>
          </w:tcPr>
          <w:p w14:paraId="167649C6" w14:textId="77777777" w:rsidR="00FC1963" w:rsidRDefault="00EA33CD">
            <w:pPr>
              <w:pStyle w:val="Compact"/>
              <w:rPr>
                <w:ins w:id="414" w:author="Comparison" w:date="2026-03-20T17:16:00Z" w16du:dateUtc="2026-03-20T21:16:00Z"/>
              </w:rPr>
            </w:pPr>
            <w:ins w:id="415" w:author="Comparison" w:date="2026-03-20T17:16:00Z" w16du:dateUtc="2026-03-20T21:16:00Z">
              <w:r>
                <w:t>§4.3</w:t>
              </w:r>
            </w:ins>
          </w:p>
        </w:tc>
      </w:tr>
      <w:tr w:rsidR="00FC1963" w14:paraId="77920F3D" w14:textId="77777777">
        <w:trPr>
          <w:ins w:id="416" w:author="Comparison" w:date="2026-03-20T17:16:00Z" w16du:dateUtc="2026-03-20T21:16:00Z"/>
        </w:trPr>
        <w:tc>
          <w:tcPr>
            <w:tcW w:w="1584" w:type="dxa"/>
          </w:tcPr>
          <w:p w14:paraId="35810BDD" w14:textId="77777777" w:rsidR="00FC1963" w:rsidRDefault="00EA33CD">
            <w:pPr>
              <w:pStyle w:val="Compact"/>
              <w:rPr>
                <w:ins w:id="417" w:author="Comparison" w:date="2026-03-20T17:16:00Z" w16du:dateUtc="2026-03-20T21:16:00Z"/>
              </w:rPr>
            </w:pPr>
            <w:ins w:id="418" w:author="Comparison" w:date="2026-03-20T17:16:00Z" w16du:dateUtc="2026-03-20T21:16:00Z">
              <w:r>
                <w:t>8</w:t>
              </w:r>
            </w:ins>
          </w:p>
        </w:tc>
        <w:tc>
          <w:tcPr>
            <w:tcW w:w="1584" w:type="dxa"/>
          </w:tcPr>
          <w:p w14:paraId="32B0E24C" w14:textId="77777777" w:rsidR="00FC1963" w:rsidRDefault="00EA33CD">
            <w:pPr>
              <w:pStyle w:val="Compact"/>
              <w:rPr>
                <w:ins w:id="419" w:author="Comparison" w:date="2026-03-20T17:16:00Z" w16du:dateUtc="2026-03-20T21:16:00Z"/>
              </w:rPr>
            </w:pPr>
            <w:ins w:id="420" w:author="Comparison" w:date="2026-03-20T17:16:00Z" w16du:dateUtc="2026-03-20T21:16:00Z">
              <w:r>
                <w:t>T1</w:t>
              </w:r>
            </w:ins>
          </w:p>
        </w:tc>
        <w:tc>
          <w:tcPr>
            <w:tcW w:w="1584" w:type="dxa"/>
          </w:tcPr>
          <w:p w14:paraId="46E63C40" w14:textId="77777777" w:rsidR="00FC1963" w:rsidRDefault="00EA33CD">
            <w:pPr>
              <w:pStyle w:val="Compact"/>
              <w:rPr>
                <w:ins w:id="421" w:author="Comparison" w:date="2026-03-20T17:16:00Z" w16du:dateUtc="2026-03-20T21:16:00Z"/>
              </w:rPr>
            </w:pPr>
            <w:ins w:id="422" w:author="Comparison" w:date="2026-03-20T17:16:00Z" w16du:dateUtc="2026-03-20T21:16:00Z">
              <w:r>
                <w:t>Missing security incident notification</w:t>
              </w:r>
            </w:ins>
          </w:p>
        </w:tc>
        <w:tc>
          <w:tcPr>
            <w:tcW w:w="1584" w:type="dxa"/>
          </w:tcPr>
          <w:p w14:paraId="09A23766" w14:textId="77777777" w:rsidR="00FC1963" w:rsidRDefault="00EA33CD">
            <w:pPr>
              <w:pStyle w:val="Compact"/>
              <w:rPr>
                <w:ins w:id="423" w:author="Comparison" w:date="2026-03-20T17:16:00Z" w16du:dateUtc="2026-03-20T21:16:00Z"/>
              </w:rPr>
            </w:pPr>
            <w:ins w:id="424" w:author="Comparison" w:date="2026-03-20T17:16:00Z" w16du:dateUtc="2026-03-20T21:16:00Z">
              <w:r>
                <w:t>72-hour notification obligation with prescribed content</w:t>
              </w:r>
            </w:ins>
          </w:p>
        </w:tc>
        <w:tc>
          <w:tcPr>
            <w:tcW w:w="1584" w:type="dxa"/>
          </w:tcPr>
          <w:p w14:paraId="2F33F6DC" w14:textId="77777777" w:rsidR="00FC1963" w:rsidRDefault="00EA33CD">
            <w:pPr>
              <w:pStyle w:val="Compact"/>
              <w:rPr>
                <w:ins w:id="425" w:author="Comparison" w:date="2026-03-20T17:16:00Z" w16du:dateUtc="2026-03-20T21:16:00Z"/>
              </w:rPr>
            </w:pPr>
            <w:ins w:id="426" w:author="Comparison" w:date="2026-03-20T17:16:00Z" w16du:dateUtc="2026-03-20T21:16:00Z">
              <w:r>
                <w:t>§9</w:t>
              </w:r>
            </w:ins>
          </w:p>
        </w:tc>
      </w:tr>
      <w:tr w:rsidR="00FC1963" w14:paraId="2B095F41" w14:textId="77777777">
        <w:trPr>
          <w:ins w:id="427" w:author="Comparison" w:date="2026-03-20T17:16:00Z" w16du:dateUtc="2026-03-20T21:16:00Z"/>
        </w:trPr>
        <w:tc>
          <w:tcPr>
            <w:tcW w:w="1584" w:type="dxa"/>
          </w:tcPr>
          <w:p w14:paraId="395F95A4" w14:textId="77777777" w:rsidR="00FC1963" w:rsidRDefault="00EA33CD">
            <w:pPr>
              <w:pStyle w:val="Compact"/>
              <w:rPr>
                <w:ins w:id="428" w:author="Comparison" w:date="2026-03-20T17:16:00Z" w16du:dateUtc="2026-03-20T21:16:00Z"/>
              </w:rPr>
            </w:pPr>
            <w:ins w:id="429" w:author="Comparison" w:date="2026-03-20T17:16:00Z" w16du:dateUtc="2026-03-20T21:16:00Z">
              <w:r>
                <w:t>9</w:t>
              </w:r>
            </w:ins>
          </w:p>
        </w:tc>
        <w:tc>
          <w:tcPr>
            <w:tcW w:w="1584" w:type="dxa"/>
          </w:tcPr>
          <w:p w14:paraId="22FC7F6F" w14:textId="77777777" w:rsidR="00FC1963" w:rsidRDefault="00EA33CD">
            <w:pPr>
              <w:pStyle w:val="Compact"/>
              <w:rPr>
                <w:ins w:id="430" w:author="Comparison" w:date="2026-03-20T17:16:00Z" w16du:dateUtc="2026-03-20T21:16:00Z"/>
              </w:rPr>
            </w:pPr>
            <w:ins w:id="431" w:author="Comparison" w:date="2026-03-20T17:16:00Z" w16du:dateUtc="2026-03-20T21:16:00Z">
              <w:r>
                <w:t>T1</w:t>
              </w:r>
            </w:ins>
          </w:p>
        </w:tc>
        <w:tc>
          <w:tcPr>
            <w:tcW w:w="1584" w:type="dxa"/>
          </w:tcPr>
          <w:p w14:paraId="4BB18A68" w14:textId="77777777" w:rsidR="00FC1963" w:rsidRDefault="00EA33CD">
            <w:pPr>
              <w:pStyle w:val="Compact"/>
              <w:rPr>
                <w:ins w:id="432" w:author="Comparison" w:date="2026-03-20T17:16:00Z" w16du:dateUtc="2026-03-20T21:16:00Z"/>
              </w:rPr>
            </w:pPr>
            <w:ins w:id="433" w:author="Comparison" w:date="2026-03-20T17:16:00Z" w16du:dateUtc="2026-03-20T21:16:00Z">
              <w:r>
                <w:t>No data return or deletion obligation</w:t>
              </w:r>
            </w:ins>
          </w:p>
        </w:tc>
        <w:tc>
          <w:tcPr>
            <w:tcW w:w="1584" w:type="dxa"/>
          </w:tcPr>
          <w:p w14:paraId="7517A3C0" w14:textId="77777777" w:rsidR="00FC1963" w:rsidRDefault="00EA33CD">
            <w:pPr>
              <w:pStyle w:val="Compact"/>
              <w:rPr>
                <w:ins w:id="434" w:author="Comparison" w:date="2026-03-20T17:16:00Z" w16du:dateUtc="2026-03-20T21:16:00Z"/>
              </w:rPr>
            </w:pPr>
            <w:ins w:id="435" w:author="Comparison" w:date="2026-03-20T17:16:00Z" w16du:dateUtc="2026-03-20T21:16:00Z">
              <w:r>
                <w:t>60-day export window + 30-day deletion + written certification</w:t>
              </w:r>
            </w:ins>
          </w:p>
        </w:tc>
        <w:tc>
          <w:tcPr>
            <w:tcW w:w="1584" w:type="dxa"/>
          </w:tcPr>
          <w:p w14:paraId="26F1F323" w14:textId="77777777" w:rsidR="00FC1963" w:rsidRDefault="00EA33CD">
            <w:pPr>
              <w:pStyle w:val="Compact"/>
              <w:rPr>
                <w:ins w:id="436" w:author="Comparison" w:date="2026-03-20T17:16:00Z" w16du:dateUtc="2026-03-20T21:16:00Z"/>
              </w:rPr>
            </w:pPr>
            <w:ins w:id="437" w:author="Comparison" w:date="2026-03-20T17:16:00Z" w16du:dateUtc="2026-03-20T21:16:00Z">
              <w:r>
                <w:t>§10</w:t>
              </w:r>
            </w:ins>
          </w:p>
        </w:tc>
      </w:tr>
      <w:tr w:rsidR="00FC1963" w14:paraId="5DD3BCA5" w14:textId="77777777">
        <w:trPr>
          <w:ins w:id="438" w:author="Comparison" w:date="2026-03-20T17:16:00Z" w16du:dateUtc="2026-03-20T21:16:00Z"/>
        </w:trPr>
        <w:tc>
          <w:tcPr>
            <w:tcW w:w="1584" w:type="dxa"/>
          </w:tcPr>
          <w:p w14:paraId="21981CC7" w14:textId="77777777" w:rsidR="00FC1963" w:rsidRDefault="00EA33CD">
            <w:pPr>
              <w:pStyle w:val="Compact"/>
              <w:rPr>
                <w:ins w:id="439" w:author="Comparison" w:date="2026-03-20T17:16:00Z" w16du:dateUtc="2026-03-20T21:16:00Z"/>
              </w:rPr>
            </w:pPr>
            <w:ins w:id="440" w:author="Comparison" w:date="2026-03-20T17:16:00Z" w16du:dateUtc="2026-03-20T21:16:00Z">
              <w:r>
                <w:t>10</w:t>
              </w:r>
            </w:ins>
          </w:p>
        </w:tc>
        <w:tc>
          <w:tcPr>
            <w:tcW w:w="1584" w:type="dxa"/>
          </w:tcPr>
          <w:p w14:paraId="6394C1CD" w14:textId="77777777" w:rsidR="00FC1963" w:rsidRDefault="00EA33CD">
            <w:pPr>
              <w:pStyle w:val="Compact"/>
              <w:rPr>
                <w:ins w:id="441" w:author="Comparison" w:date="2026-03-20T17:16:00Z" w16du:dateUtc="2026-03-20T21:16:00Z"/>
              </w:rPr>
            </w:pPr>
            <w:ins w:id="442" w:author="Comparison" w:date="2026-03-20T17:16:00Z" w16du:dateUtc="2026-03-20T21:16:00Z">
              <w:r>
                <w:t>T2</w:t>
              </w:r>
            </w:ins>
          </w:p>
        </w:tc>
        <w:tc>
          <w:tcPr>
            <w:tcW w:w="1584" w:type="dxa"/>
          </w:tcPr>
          <w:p w14:paraId="5CDBC890" w14:textId="77777777" w:rsidR="00FC1963" w:rsidRDefault="00EA33CD">
            <w:pPr>
              <w:pStyle w:val="Compact"/>
              <w:rPr>
                <w:ins w:id="443" w:author="Comparison" w:date="2026-03-20T17:16:00Z" w16du:dateUtc="2026-03-20T21:16:00Z"/>
              </w:rPr>
            </w:pPr>
            <w:ins w:id="444" w:author="Comparison" w:date="2026-03-20T17:16:00Z" w16du:dateUtc="2026-03-20T21:16:00Z">
              <w:r>
                <w:t>One-sided Customer indemnification; no IP protection (§6)</w:t>
              </w:r>
            </w:ins>
          </w:p>
        </w:tc>
        <w:tc>
          <w:tcPr>
            <w:tcW w:w="1584" w:type="dxa"/>
          </w:tcPr>
          <w:p w14:paraId="76AA1626" w14:textId="77777777" w:rsidR="00FC1963" w:rsidRDefault="00EA33CD">
            <w:pPr>
              <w:pStyle w:val="Compact"/>
              <w:rPr>
                <w:ins w:id="445" w:author="Comparison" w:date="2026-03-20T17:16:00Z" w16du:dateUtc="2026-03-20T21:16:00Z"/>
              </w:rPr>
            </w:pPr>
            <w:ins w:id="446" w:author="Comparison" w:date="2026-03-20T17:16:00Z" w16du:dateUtc="2026-03-20T21:16:00Z">
              <w:r>
                <w:t>Mutual indemnification; Provider must indemnify for IP infringement and data breach</w:t>
              </w:r>
            </w:ins>
          </w:p>
        </w:tc>
        <w:tc>
          <w:tcPr>
            <w:tcW w:w="1584" w:type="dxa"/>
          </w:tcPr>
          <w:p w14:paraId="7620A7D6" w14:textId="77777777" w:rsidR="00FC1963" w:rsidRDefault="00EA33CD">
            <w:pPr>
              <w:pStyle w:val="Compact"/>
              <w:rPr>
                <w:ins w:id="447" w:author="Comparison" w:date="2026-03-20T17:16:00Z" w16du:dateUtc="2026-03-20T21:16:00Z"/>
              </w:rPr>
            </w:pPr>
            <w:ins w:id="448" w:author="Comparison" w:date="2026-03-20T17:16:00Z" w16du:dateUtc="2026-03-20T21:16:00Z">
              <w:r>
                <w:t>§6.1–6.3</w:t>
              </w:r>
            </w:ins>
          </w:p>
        </w:tc>
      </w:tr>
      <w:tr w:rsidR="00FC1963" w14:paraId="3CD25E2B" w14:textId="77777777">
        <w:trPr>
          <w:ins w:id="449" w:author="Comparison" w:date="2026-03-20T17:16:00Z" w16du:dateUtc="2026-03-20T21:16:00Z"/>
        </w:trPr>
        <w:tc>
          <w:tcPr>
            <w:tcW w:w="1584" w:type="dxa"/>
          </w:tcPr>
          <w:p w14:paraId="1EF8E22E" w14:textId="77777777" w:rsidR="00FC1963" w:rsidRDefault="00EA33CD">
            <w:pPr>
              <w:pStyle w:val="Compact"/>
              <w:rPr>
                <w:ins w:id="450" w:author="Comparison" w:date="2026-03-20T17:16:00Z" w16du:dateUtc="2026-03-20T21:16:00Z"/>
              </w:rPr>
            </w:pPr>
            <w:ins w:id="451" w:author="Comparison" w:date="2026-03-20T17:16:00Z" w16du:dateUtc="2026-03-20T21:16:00Z">
              <w:r>
                <w:t>11</w:t>
              </w:r>
            </w:ins>
          </w:p>
        </w:tc>
        <w:tc>
          <w:tcPr>
            <w:tcW w:w="1584" w:type="dxa"/>
          </w:tcPr>
          <w:p w14:paraId="4D09C930" w14:textId="77777777" w:rsidR="00FC1963" w:rsidRDefault="00EA33CD">
            <w:pPr>
              <w:pStyle w:val="Compact"/>
              <w:rPr>
                <w:ins w:id="452" w:author="Comparison" w:date="2026-03-20T17:16:00Z" w16du:dateUtc="2026-03-20T21:16:00Z"/>
              </w:rPr>
            </w:pPr>
            <w:ins w:id="453" w:author="Comparison" w:date="2026-03-20T17:16:00Z" w16du:dateUtc="2026-03-20T21:16:00Z">
              <w:r>
                <w:t>T2</w:t>
              </w:r>
            </w:ins>
          </w:p>
        </w:tc>
        <w:tc>
          <w:tcPr>
            <w:tcW w:w="1584" w:type="dxa"/>
          </w:tcPr>
          <w:p w14:paraId="0B782569" w14:textId="77777777" w:rsidR="00FC1963" w:rsidRDefault="00EA33CD">
            <w:pPr>
              <w:pStyle w:val="Compact"/>
              <w:rPr>
                <w:ins w:id="454" w:author="Comparison" w:date="2026-03-20T17:16:00Z" w16du:dateUtc="2026-03-20T21:16:00Z"/>
              </w:rPr>
            </w:pPr>
            <w:ins w:id="455" w:author="Comparison" w:date="2026-03-20T17:16:00Z" w16du:dateUtc="2026-03-20T21:16:00Z">
              <w:r>
                <w:t>15-day auto-renewal window (§2.1)</w:t>
              </w:r>
            </w:ins>
          </w:p>
        </w:tc>
        <w:tc>
          <w:tcPr>
            <w:tcW w:w="1584" w:type="dxa"/>
          </w:tcPr>
          <w:p w14:paraId="1B3FE0FF" w14:textId="77777777" w:rsidR="00FC1963" w:rsidRDefault="00EA33CD">
            <w:pPr>
              <w:pStyle w:val="Compact"/>
              <w:rPr>
                <w:ins w:id="456" w:author="Comparison" w:date="2026-03-20T17:16:00Z" w16du:dateUtc="2026-03-20T21:16:00Z"/>
              </w:rPr>
            </w:pPr>
            <w:ins w:id="457" w:author="Comparison" w:date="2026-03-20T17:16:00Z" w16du:dateUtc="2026-03-20T21:16:00Z">
              <w:r>
                <w:t>90-day mutual notice window; late notice = cancellation right</w:t>
              </w:r>
            </w:ins>
          </w:p>
        </w:tc>
        <w:tc>
          <w:tcPr>
            <w:tcW w:w="1584" w:type="dxa"/>
          </w:tcPr>
          <w:p w14:paraId="7CA764C9" w14:textId="77777777" w:rsidR="00FC1963" w:rsidRDefault="00EA33CD">
            <w:pPr>
              <w:pStyle w:val="Compact"/>
              <w:rPr>
                <w:ins w:id="458" w:author="Comparison" w:date="2026-03-20T17:16:00Z" w16du:dateUtc="2026-03-20T21:16:00Z"/>
              </w:rPr>
            </w:pPr>
            <w:ins w:id="459" w:author="Comparison" w:date="2026-03-20T17:16:00Z" w16du:dateUtc="2026-03-20T21:16:00Z">
              <w:r>
                <w:t>§2.1</w:t>
              </w:r>
            </w:ins>
          </w:p>
        </w:tc>
      </w:tr>
      <w:tr w:rsidR="00FC1963" w14:paraId="4E803D85" w14:textId="77777777">
        <w:trPr>
          <w:ins w:id="460" w:author="Comparison" w:date="2026-03-20T17:16:00Z" w16du:dateUtc="2026-03-20T21:16:00Z"/>
        </w:trPr>
        <w:tc>
          <w:tcPr>
            <w:tcW w:w="1584" w:type="dxa"/>
          </w:tcPr>
          <w:p w14:paraId="6D7367DE" w14:textId="77777777" w:rsidR="00FC1963" w:rsidRDefault="00EA33CD">
            <w:pPr>
              <w:pStyle w:val="Compact"/>
              <w:rPr>
                <w:ins w:id="461" w:author="Comparison" w:date="2026-03-20T17:16:00Z" w16du:dateUtc="2026-03-20T21:16:00Z"/>
              </w:rPr>
            </w:pPr>
            <w:ins w:id="462" w:author="Comparison" w:date="2026-03-20T17:16:00Z" w16du:dateUtc="2026-03-20T21:16:00Z">
              <w:r>
                <w:t>12</w:t>
              </w:r>
            </w:ins>
          </w:p>
        </w:tc>
        <w:tc>
          <w:tcPr>
            <w:tcW w:w="1584" w:type="dxa"/>
          </w:tcPr>
          <w:p w14:paraId="7F649E17" w14:textId="77777777" w:rsidR="00FC1963" w:rsidRDefault="00EA33CD">
            <w:pPr>
              <w:pStyle w:val="Compact"/>
              <w:rPr>
                <w:ins w:id="463" w:author="Comparison" w:date="2026-03-20T17:16:00Z" w16du:dateUtc="2026-03-20T21:16:00Z"/>
              </w:rPr>
            </w:pPr>
            <w:ins w:id="464" w:author="Comparison" w:date="2026-03-20T17:16:00Z" w16du:dateUtc="2026-03-20T21:16:00Z">
              <w:r>
                <w:t>T2</w:t>
              </w:r>
            </w:ins>
          </w:p>
        </w:tc>
        <w:tc>
          <w:tcPr>
            <w:tcW w:w="1584" w:type="dxa"/>
          </w:tcPr>
          <w:p w14:paraId="5211CEAB" w14:textId="77777777" w:rsidR="00FC1963" w:rsidRDefault="00EA33CD">
            <w:pPr>
              <w:pStyle w:val="Compact"/>
              <w:rPr>
                <w:ins w:id="465" w:author="Comparison" w:date="2026-03-20T17:16:00Z" w16du:dateUtc="2026-03-20T21:16:00Z"/>
              </w:rPr>
            </w:pPr>
            <w:ins w:id="466" w:author="Comparison" w:date="2026-03-20T17:16:00Z" w16du:dateUtc="2026-03-20T21:16:00Z">
              <w:r>
                <w:t>Uncapped price increases (§2.2)</w:t>
              </w:r>
            </w:ins>
          </w:p>
        </w:tc>
        <w:tc>
          <w:tcPr>
            <w:tcW w:w="1584" w:type="dxa"/>
          </w:tcPr>
          <w:p w14:paraId="103248C5" w14:textId="77777777" w:rsidR="00FC1963" w:rsidRDefault="00EA33CD">
            <w:pPr>
              <w:pStyle w:val="Compact"/>
              <w:rPr>
                <w:ins w:id="467" w:author="Comparison" w:date="2026-03-20T17:16:00Z" w16du:dateUtc="2026-03-20T21:16:00Z"/>
              </w:rPr>
            </w:pPr>
            <w:ins w:id="468" w:author="Comparison" w:date="2026-03-20T17:16:00Z" w16du:dateUtc="2026-03-20T21:16:00Z">
              <w:r>
                <w:t>Capped at lesser of 5% or CPI-U; 90-day advance notice required</w:t>
              </w:r>
            </w:ins>
          </w:p>
        </w:tc>
        <w:tc>
          <w:tcPr>
            <w:tcW w:w="1584" w:type="dxa"/>
          </w:tcPr>
          <w:p w14:paraId="741E6E74" w14:textId="77777777" w:rsidR="00FC1963" w:rsidRDefault="00EA33CD">
            <w:pPr>
              <w:pStyle w:val="Compact"/>
              <w:rPr>
                <w:ins w:id="469" w:author="Comparison" w:date="2026-03-20T17:16:00Z" w16du:dateUtc="2026-03-20T21:16:00Z"/>
              </w:rPr>
            </w:pPr>
            <w:ins w:id="470" w:author="Comparison" w:date="2026-03-20T17:16:00Z" w16du:dateUtc="2026-03-20T21:16:00Z">
              <w:r>
                <w:t>§2.2</w:t>
              </w:r>
            </w:ins>
          </w:p>
        </w:tc>
      </w:tr>
      <w:tr w:rsidR="00FC1963" w14:paraId="4D3CB473" w14:textId="77777777">
        <w:trPr>
          <w:ins w:id="471" w:author="Comparison" w:date="2026-03-20T17:16:00Z" w16du:dateUtc="2026-03-20T21:16:00Z"/>
        </w:trPr>
        <w:tc>
          <w:tcPr>
            <w:tcW w:w="1584" w:type="dxa"/>
          </w:tcPr>
          <w:p w14:paraId="28C4E804" w14:textId="77777777" w:rsidR="00FC1963" w:rsidRDefault="00EA33CD">
            <w:pPr>
              <w:pStyle w:val="Compact"/>
              <w:rPr>
                <w:ins w:id="472" w:author="Comparison" w:date="2026-03-20T17:16:00Z" w16du:dateUtc="2026-03-20T21:16:00Z"/>
              </w:rPr>
            </w:pPr>
            <w:ins w:id="473" w:author="Comparison" w:date="2026-03-20T17:16:00Z" w16du:dateUtc="2026-03-20T21:16:00Z">
              <w:r>
                <w:t>13</w:t>
              </w:r>
            </w:ins>
          </w:p>
        </w:tc>
        <w:tc>
          <w:tcPr>
            <w:tcW w:w="1584" w:type="dxa"/>
          </w:tcPr>
          <w:p w14:paraId="2505ACFC" w14:textId="77777777" w:rsidR="00FC1963" w:rsidRDefault="00EA33CD">
            <w:pPr>
              <w:pStyle w:val="Compact"/>
              <w:rPr>
                <w:ins w:id="474" w:author="Comparison" w:date="2026-03-20T17:16:00Z" w16du:dateUtc="2026-03-20T21:16:00Z"/>
              </w:rPr>
            </w:pPr>
            <w:ins w:id="475" w:author="Comparison" w:date="2026-03-20T17:16:00Z" w16du:dateUtc="2026-03-20T21:16:00Z">
              <w:r>
                <w:t>T2</w:t>
              </w:r>
            </w:ins>
          </w:p>
        </w:tc>
        <w:tc>
          <w:tcPr>
            <w:tcW w:w="1584" w:type="dxa"/>
          </w:tcPr>
          <w:p w14:paraId="65C9F69E" w14:textId="77777777" w:rsidR="00FC1963" w:rsidRDefault="00EA33CD">
            <w:pPr>
              <w:pStyle w:val="Compact"/>
              <w:rPr>
                <w:ins w:id="476" w:author="Comparison" w:date="2026-03-20T17:16:00Z" w16du:dateUtc="2026-03-20T21:16:00Z"/>
              </w:rPr>
            </w:pPr>
            <w:ins w:id="477" w:author="Comparison" w:date="2026-03-20T17:16:00Z" w16du:dateUtc="2026-03-20T21:16:00Z">
              <w:r>
                <w:t>No termination for convenience or cause</w:t>
              </w:r>
            </w:ins>
          </w:p>
        </w:tc>
        <w:tc>
          <w:tcPr>
            <w:tcW w:w="1584" w:type="dxa"/>
          </w:tcPr>
          <w:p w14:paraId="1006F8A6" w14:textId="77777777" w:rsidR="00FC1963" w:rsidRDefault="00EA33CD">
            <w:pPr>
              <w:pStyle w:val="Compact"/>
              <w:rPr>
                <w:ins w:id="478" w:author="Comparison" w:date="2026-03-20T17:16:00Z" w16du:dateUtc="2026-03-20T21:16:00Z"/>
              </w:rPr>
            </w:pPr>
            <w:ins w:id="479" w:author="Comparison" w:date="2026-03-20T17:16:00Z" w16du:dateUtc="2026-03-20T21:16:00Z">
              <w:r>
                <w:t>60-day TFC with pro-rata refund; 30-day cure for TFC; insolvency trigger</w:t>
              </w:r>
            </w:ins>
          </w:p>
        </w:tc>
        <w:tc>
          <w:tcPr>
            <w:tcW w:w="1584" w:type="dxa"/>
          </w:tcPr>
          <w:p w14:paraId="767DA555" w14:textId="77777777" w:rsidR="00FC1963" w:rsidRDefault="00EA33CD">
            <w:pPr>
              <w:pStyle w:val="Compact"/>
              <w:rPr>
                <w:ins w:id="480" w:author="Comparison" w:date="2026-03-20T17:16:00Z" w16du:dateUtc="2026-03-20T21:16:00Z"/>
              </w:rPr>
            </w:pPr>
            <w:ins w:id="481" w:author="Comparison" w:date="2026-03-20T17:16:00Z" w16du:dateUtc="2026-03-20T21:16:00Z">
              <w:r>
                <w:t>§11.1–11.2</w:t>
              </w:r>
            </w:ins>
          </w:p>
        </w:tc>
      </w:tr>
      <w:tr w:rsidR="00FC1963" w14:paraId="0EFDE56E" w14:textId="77777777">
        <w:trPr>
          <w:ins w:id="482" w:author="Comparison" w:date="2026-03-20T17:16:00Z" w16du:dateUtc="2026-03-20T21:16:00Z"/>
        </w:trPr>
        <w:tc>
          <w:tcPr>
            <w:tcW w:w="1584" w:type="dxa"/>
          </w:tcPr>
          <w:p w14:paraId="2CE3824F" w14:textId="77777777" w:rsidR="00FC1963" w:rsidRDefault="00EA33CD">
            <w:pPr>
              <w:pStyle w:val="Compact"/>
              <w:rPr>
                <w:ins w:id="483" w:author="Comparison" w:date="2026-03-20T17:16:00Z" w16du:dateUtc="2026-03-20T21:16:00Z"/>
              </w:rPr>
            </w:pPr>
            <w:ins w:id="484" w:author="Comparison" w:date="2026-03-20T17:16:00Z" w16du:dateUtc="2026-03-20T21:16:00Z">
              <w:r>
                <w:t>14</w:t>
              </w:r>
            </w:ins>
          </w:p>
        </w:tc>
        <w:tc>
          <w:tcPr>
            <w:tcW w:w="1584" w:type="dxa"/>
          </w:tcPr>
          <w:p w14:paraId="2F0AE512" w14:textId="77777777" w:rsidR="00FC1963" w:rsidRDefault="00EA33CD">
            <w:pPr>
              <w:pStyle w:val="Compact"/>
              <w:rPr>
                <w:ins w:id="485" w:author="Comparison" w:date="2026-03-20T17:16:00Z" w16du:dateUtc="2026-03-20T21:16:00Z"/>
              </w:rPr>
            </w:pPr>
            <w:ins w:id="486" w:author="Comparison" w:date="2026-03-20T17:16:00Z" w16du:dateUtc="2026-03-20T21:16:00Z">
              <w:r>
                <w:t>T2</w:t>
              </w:r>
            </w:ins>
          </w:p>
        </w:tc>
        <w:tc>
          <w:tcPr>
            <w:tcW w:w="1584" w:type="dxa"/>
          </w:tcPr>
          <w:p w14:paraId="5002AB3F" w14:textId="77777777" w:rsidR="00FC1963" w:rsidRDefault="00EA33CD">
            <w:pPr>
              <w:pStyle w:val="Compact"/>
              <w:rPr>
                <w:ins w:id="487" w:author="Comparison" w:date="2026-03-20T17:16:00Z" w16du:dateUtc="2026-03-20T21:16:00Z"/>
              </w:rPr>
            </w:pPr>
            <w:ins w:id="488" w:author="Comparison" w:date="2026-03-20T17:16:00Z" w16du:dateUtc="2026-03-20T21:16:00Z">
              <w:r>
                <w:t>Arbitration in Wilmington at Customer’s expense</w:t>
              </w:r>
            </w:ins>
          </w:p>
        </w:tc>
        <w:tc>
          <w:tcPr>
            <w:tcW w:w="1584" w:type="dxa"/>
          </w:tcPr>
          <w:p w14:paraId="11706336" w14:textId="77777777" w:rsidR="00FC1963" w:rsidRDefault="00EA33CD">
            <w:pPr>
              <w:pStyle w:val="Compact"/>
              <w:rPr>
                <w:ins w:id="489" w:author="Comparison" w:date="2026-03-20T17:16:00Z" w16du:dateUtc="2026-03-20T21:16:00Z"/>
              </w:rPr>
            </w:pPr>
            <w:ins w:id="490" w:author="Comparison" w:date="2026-03-20T17:16:00Z" w16du:dateUtc="2026-03-20T21:16:00Z">
              <w:r>
                <w:t>Equal cost-sharing; 30-day informal resolution period; neutral/video venue</w:t>
              </w:r>
            </w:ins>
          </w:p>
        </w:tc>
        <w:tc>
          <w:tcPr>
            <w:tcW w:w="1584" w:type="dxa"/>
          </w:tcPr>
          <w:p w14:paraId="1F9AC17F" w14:textId="77777777" w:rsidR="00FC1963" w:rsidRDefault="00EA33CD">
            <w:pPr>
              <w:pStyle w:val="Compact"/>
              <w:rPr>
                <w:ins w:id="491" w:author="Comparison" w:date="2026-03-20T17:16:00Z" w16du:dateUtc="2026-03-20T21:16:00Z"/>
              </w:rPr>
            </w:pPr>
            <w:ins w:id="492" w:author="Comparison" w:date="2026-03-20T17:16:00Z" w16du:dateUtc="2026-03-20T21:16:00Z">
              <w:r>
                <w:t>§7.2–7.3</w:t>
              </w:r>
            </w:ins>
          </w:p>
        </w:tc>
      </w:tr>
      <w:tr w:rsidR="00FC1963" w14:paraId="3F0A19FD" w14:textId="77777777">
        <w:trPr>
          <w:ins w:id="493" w:author="Comparison" w:date="2026-03-20T17:16:00Z" w16du:dateUtc="2026-03-20T21:16:00Z"/>
        </w:trPr>
        <w:tc>
          <w:tcPr>
            <w:tcW w:w="1584" w:type="dxa"/>
          </w:tcPr>
          <w:p w14:paraId="3D575A98" w14:textId="77777777" w:rsidR="00FC1963" w:rsidRDefault="00EA33CD">
            <w:pPr>
              <w:pStyle w:val="Compact"/>
              <w:rPr>
                <w:ins w:id="494" w:author="Comparison" w:date="2026-03-20T17:16:00Z" w16du:dateUtc="2026-03-20T21:16:00Z"/>
              </w:rPr>
            </w:pPr>
            <w:ins w:id="495" w:author="Comparison" w:date="2026-03-20T17:16:00Z" w16du:dateUtc="2026-03-20T21:16:00Z">
              <w:r>
                <w:t>15</w:t>
              </w:r>
            </w:ins>
          </w:p>
        </w:tc>
        <w:tc>
          <w:tcPr>
            <w:tcW w:w="1584" w:type="dxa"/>
          </w:tcPr>
          <w:p w14:paraId="5B3B4472" w14:textId="77777777" w:rsidR="00FC1963" w:rsidRDefault="00EA33CD">
            <w:pPr>
              <w:pStyle w:val="Compact"/>
              <w:rPr>
                <w:ins w:id="496" w:author="Comparison" w:date="2026-03-20T17:16:00Z" w16du:dateUtc="2026-03-20T21:16:00Z"/>
              </w:rPr>
            </w:pPr>
            <w:ins w:id="497" w:author="Comparison" w:date="2026-03-20T17:16:00Z" w16du:dateUtc="2026-03-20T21:16:00Z">
              <w:r>
                <w:t>T2</w:t>
              </w:r>
            </w:ins>
          </w:p>
        </w:tc>
        <w:tc>
          <w:tcPr>
            <w:tcW w:w="1584" w:type="dxa"/>
          </w:tcPr>
          <w:p w14:paraId="0BBDB158" w14:textId="77777777" w:rsidR="00FC1963" w:rsidRDefault="00EA33CD">
            <w:pPr>
              <w:pStyle w:val="Compact"/>
              <w:rPr>
                <w:ins w:id="498" w:author="Comparison" w:date="2026-03-20T17:16:00Z" w16du:dateUtc="2026-03-20T21:16:00Z"/>
              </w:rPr>
            </w:pPr>
            <w:ins w:id="499" w:author="Comparison" w:date="2026-03-20T17:16:00Z" w16du:dateUtc="2026-03-20T21:16:00Z">
              <w:r>
                <w:t>No security certification obligations</w:t>
              </w:r>
            </w:ins>
          </w:p>
        </w:tc>
        <w:tc>
          <w:tcPr>
            <w:tcW w:w="1584" w:type="dxa"/>
          </w:tcPr>
          <w:p w14:paraId="07492DFA" w14:textId="77777777" w:rsidR="00FC1963" w:rsidRDefault="00EA33CD">
            <w:pPr>
              <w:pStyle w:val="Compact"/>
              <w:rPr>
                <w:ins w:id="500" w:author="Comparison" w:date="2026-03-20T17:16:00Z" w16du:dateUtc="2026-03-20T21:16:00Z"/>
              </w:rPr>
            </w:pPr>
            <w:ins w:id="501" w:author="Comparison" w:date="2026-03-20T17:16:00Z" w16du:dateUtc="2026-03-20T21:16:00Z">
              <w:r>
                <w:t>SOC 2 Type II required; report available on request; lapse notification</w:t>
              </w:r>
            </w:ins>
          </w:p>
        </w:tc>
        <w:tc>
          <w:tcPr>
            <w:tcW w:w="1584" w:type="dxa"/>
          </w:tcPr>
          <w:p w14:paraId="1D757B5B" w14:textId="77777777" w:rsidR="00FC1963" w:rsidRDefault="00EA33CD">
            <w:pPr>
              <w:pStyle w:val="Compact"/>
              <w:rPr>
                <w:ins w:id="502" w:author="Comparison" w:date="2026-03-20T17:16:00Z" w16du:dateUtc="2026-03-20T21:16:00Z"/>
              </w:rPr>
            </w:pPr>
            <w:ins w:id="503" w:author="Comparison" w:date="2026-03-20T17:16:00Z" w16du:dateUtc="2026-03-20T21:16:00Z">
              <w:r>
                <w:t>§3.4</w:t>
              </w:r>
            </w:ins>
          </w:p>
        </w:tc>
      </w:tr>
    </w:tbl>
    <w:p w14:paraId="0193E724" w14:textId="77777777" w:rsidR="00FC1963" w:rsidRDefault="00EA33CD">
      <w:pPr>
        <w:rPr>
          <w:ins w:id="504" w:author="Comparison" w:date="2026-03-20T17:16:00Z" w16du:dateUtc="2026-03-20T21:16:00Z"/>
        </w:rPr>
      </w:pPr>
      <w:ins w:id="505" w:author="Comparison" w:date="2026-03-20T17:16:00Z" w16du:dateUtc="2026-03-20T21:16:00Z">
        <w:r>
          <w:pict w14:anchorId="5A756546">
            <v:rect id="_x0000_i1040" style="width:0;height:1.5pt" o:hralign="center" o:hrstd="t" o:hr="t"/>
          </w:pict>
        </w:r>
      </w:ins>
    </w:p>
    <w:p w14:paraId="2216F698" w14:textId="77777777" w:rsidR="00FC1963" w:rsidRDefault="00EA33CD">
      <w:pPr>
        <w:pStyle w:val="FirstParagraph"/>
      </w:pPr>
      <w:ins w:id="506" w:author="Comparison" w:date="2026-03-20T17:16:00Z" w16du:dateUtc="2026-03-20T21:16:00Z">
        <w:r>
          <w:rPr>
            <w:i/>
            <w:iCs/>
          </w:rPr>
          <w:t>This document is a fictional training artifact and does not constitute legal advice. All provisions should be reviewed and validated by qualified counsel before use.</w:t>
        </w:r>
      </w:ins>
      <w:bookmarkEnd w:id="0"/>
      <w:bookmarkEnd w:id="324"/>
    </w:p>
    <w:sectPr w:rsidR="00FC19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D82B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C27E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31"/>
    <w:multiLevelType w:val="multilevel"/>
    <w:tmpl w:val="E7682CA8"/>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32"/>
    <w:multiLevelType w:val="multilevel"/>
    <w:tmpl w:val="C1B4A5BC"/>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33"/>
    <w:multiLevelType w:val="multilevel"/>
    <w:tmpl w:val="018A8838"/>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34"/>
    <w:multiLevelType w:val="multilevel"/>
    <w:tmpl w:val="CA06C4BE"/>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31"/>
    <w:multiLevelType w:val="multilevel"/>
    <w:tmpl w:val="C590D5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32"/>
    <w:multiLevelType w:val="multilevel"/>
    <w:tmpl w:val="5122D92A"/>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8" w15:restartNumberingAfterBreak="0">
    <w:nsid w:val="00A99733"/>
    <w:multiLevelType w:val="multilevel"/>
    <w:tmpl w:val="54B28AC6"/>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 w15:restartNumberingAfterBreak="0">
    <w:nsid w:val="0A997322"/>
    <w:multiLevelType w:val="multilevel"/>
    <w:tmpl w:val="5AE0C22A"/>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 w16cid:durableId="592011727">
    <w:abstractNumId w:val="0"/>
  </w:num>
  <w:num w:numId="2" w16cid:durableId="180320766">
    <w:abstractNumId w:val="1"/>
  </w:num>
  <w:num w:numId="3" w16cid:durableId="1143889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102153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67394456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17564886">
    <w:abstractNumId w:val="1"/>
  </w:num>
  <w:num w:numId="7" w16cid:durableId="1735811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601871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50987399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15599468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532957464">
    <w:abstractNumId w:val="1"/>
  </w:num>
  <w:num w:numId="12" w16cid:durableId="1489206201">
    <w:abstractNumId w:val="1"/>
  </w:num>
  <w:num w:numId="13" w16cid:durableId="255554533">
    <w:abstractNumId w:val="1"/>
  </w:num>
  <w:num w:numId="14" w16cid:durableId="1842116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865158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40318250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82663160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1502040147">
    <w:abstractNumId w:val="9"/>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9" w16cid:durableId="1441149661">
    <w:abstractNumId w:val="1"/>
  </w:num>
  <w:num w:numId="20" w16cid:durableId="1952937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542941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7138189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3828052">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199586918">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C1963"/>
    <w:rsid w:val="00203575"/>
    <w:rsid w:val="007A70DE"/>
    <w:rsid w:val="00C0483B"/>
    <w:rsid w:val="00EA33CD"/>
    <w:rsid w:val="00F7782B"/>
    <w:rsid w:val="00FC1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441E"/>
  <w15:docId w15:val="{C2EB8E98-FD56-4A9E-BF0F-38FCA86F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EA33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3596</Words>
  <Characters>20499</Characters>
  <Application>Microsoft Office Word</Application>
  <DocSecurity>0</DocSecurity>
  <Lines>170</Lines>
  <Paragraphs>48</Paragraphs>
  <ScaleCrop>false</ScaleCrop>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Moss</cp:lastModifiedBy>
  <cp:revision>1</cp:revision>
  <dcterms:created xsi:type="dcterms:W3CDTF">2026-03-20T21:16:00Z</dcterms:created>
  <dcterms:modified xsi:type="dcterms:W3CDTF">2026-03-20T21:16:00Z</dcterms:modified>
</cp:coreProperties>
</file>